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mallCaps w:val="0"/>
          <w:spacing w:val="0"/>
          <w:sz w:val="22"/>
          <w:szCs w:val="22"/>
          <w:lang w:val="es-AR"/>
        </w:rPr>
        <w:id w:val="2136827872"/>
        <w:docPartObj>
          <w:docPartGallery w:val="Table of Contents"/>
          <w:docPartUnique/>
        </w:docPartObj>
      </w:sdtPr>
      <w:sdtEndPr>
        <w:rPr>
          <w:b/>
          <w:bCs/>
          <w:noProof/>
        </w:rPr>
      </w:sdtEndPr>
      <w:sdtContent>
        <w:p w:rsidR="00BF5ABB" w:rsidRPr="00E93095" w:rsidRDefault="00BF5ABB">
          <w:pPr>
            <w:pStyle w:val="TOCHeading"/>
            <w:rPr>
              <w:lang w:val="es-AR"/>
            </w:rPr>
          </w:pPr>
          <w:r w:rsidRPr="00E93095">
            <w:rPr>
              <w:lang w:val="es-AR"/>
            </w:rPr>
            <w:t>Índice</w:t>
          </w:r>
        </w:p>
        <w:p w:rsidR="000D74AD" w:rsidRDefault="00BF5ABB">
          <w:pPr>
            <w:pStyle w:val="TOC1"/>
            <w:tabs>
              <w:tab w:val="right" w:leader="dot" w:pos="9350"/>
            </w:tabs>
            <w:rPr>
              <w:ins w:id="0" w:author="Nombre de usuario" w:date="2010-07-20T09:18:00Z"/>
              <w:rFonts w:asciiTheme="minorHAnsi" w:eastAsiaTheme="minorEastAsia" w:hAnsiTheme="minorHAnsi" w:cstheme="minorBidi"/>
              <w:noProof/>
              <w:lang w:bidi="ar-SA"/>
            </w:rPr>
          </w:pPr>
          <w:r w:rsidRPr="00E93095">
            <w:rPr>
              <w:lang w:val="es-AR"/>
            </w:rPr>
            <w:fldChar w:fldCharType="begin"/>
          </w:r>
          <w:r w:rsidRPr="00E93095">
            <w:rPr>
              <w:lang w:val="es-AR"/>
            </w:rPr>
            <w:instrText xml:space="preserve"> TOC \o "1-3" \h \z \u </w:instrText>
          </w:r>
          <w:r w:rsidRPr="00E93095">
            <w:rPr>
              <w:lang w:val="es-AR"/>
            </w:rPr>
            <w:fldChar w:fldCharType="separate"/>
          </w:r>
          <w:ins w:id="1" w:author="Nombre de usuario" w:date="2010-07-20T09:18:00Z">
            <w:r w:rsidR="000D74AD" w:rsidRPr="005C623E">
              <w:rPr>
                <w:rStyle w:val="Hyperlink"/>
                <w:noProof/>
              </w:rPr>
              <w:fldChar w:fldCharType="begin"/>
            </w:r>
            <w:r w:rsidR="000D74AD" w:rsidRPr="005C623E">
              <w:rPr>
                <w:rStyle w:val="Hyperlink"/>
                <w:noProof/>
              </w:rPr>
              <w:instrText xml:space="preserve"> </w:instrText>
            </w:r>
            <w:r w:rsidR="000D74AD">
              <w:rPr>
                <w:noProof/>
              </w:rPr>
              <w:instrText>HYPERLINK \l "_Toc267380861"</w:instrText>
            </w:r>
            <w:r w:rsidR="000D74AD" w:rsidRPr="005C623E">
              <w:rPr>
                <w:rStyle w:val="Hyperlink"/>
                <w:noProof/>
              </w:rPr>
              <w:instrText xml:space="preserve"> </w:instrText>
            </w:r>
            <w:r w:rsidR="000D74AD" w:rsidRPr="005C623E">
              <w:rPr>
                <w:rStyle w:val="Hyperlink"/>
                <w:noProof/>
              </w:rPr>
            </w:r>
            <w:r w:rsidR="000D74AD" w:rsidRPr="005C623E">
              <w:rPr>
                <w:rStyle w:val="Hyperlink"/>
                <w:noProof/>
              </w:rPr>
              <w:fldChar w:fldCharType="separate"/>
            </w:r>
            <w:r w:rsidR="000D74AD" w:rsidRPr="005C623E">
              <w:rPr>
                <w:rStyle w:val="Hyperlink"/>
                <w:rFonts w:eastAsia="Times New Roman"/>
                <w:noProof/>
                <w:kern w:val="36"/>
                <w:lang w:val="es-AR"/>
              </w:rPr>
              <w:t>1 - El Proyecto</w:t>
            </w:r>
            <w:r w:rsidR="000D74AD">
              <w:rPr>
                <w:noProof/>
                <w:webHidden/>
              </w:rPr>
              <w:tab/>
            </w:r>
            <w:r w:rsidR="000D74AD">
              <w:rPr>
                <w:noProof/>
                <w:webHidden/>
              </w:rPr>
              <w:fldChar w:fldCharType="begin"/>
            </w:r>
            <w:r w:rsidR="000D74AD">
              <w:rPr>
                <w:noProof/>
                <w:webHidden/>
              </w:rPr>
              <w:instrText xml:space="preserve"> PAGEREF _Toc267380861 \h </w:instrText>
            </w:r>
            <w:r w:rsidR="000D74AD">
              <w:rPr>
                <w:noProof/>
                <w:webHidden/>
              </w:rPr>
            </w:r>
          </w:ins>
          <w:r w:rsidR="000D74AD">
            <w:rPr>
              <w:noProof/>
              <w:webHidden/>
            </w:rPr>
            <w:fldChar w:fldCharType="separate"/>
          </w:r>
          <w:ins w:id="2" w:author="Nombre de usuario" w:date="2010-07-20T09:18:00Z">
            <w:r w:rsidR="000D74AD">
              <w:rPr>
                <w:noProof/>
                <w:webHidden/>
              </w:rPr>
              <w:t>3</w:t>
            </w:r>
            <w:r w:rsidR="000D74AD">
              <w:rPr>
                <w:noProof/>
                <w:webHidden/>
              </w:rPr>
              <w:fldChar w:fldCharType="end"/>
            </w:r>
            <w:r w:rsidR="000D74AD" w:rsidRPr="005C623E">
              <w:rPr>
                <w:rStyle w:val="Hyperlink"/>
                <w:noProof/>
              </w:rPr>
              <w:fldChar w:fldCharType="end"/>
            </w:r>
          </w:ins>
        </w:p>
        <w:p w:rsidR="000D74AD" w:rsidRDefault="000D74AD">
          <w:pPr>
            <w:pStyle w:val="TOC2"/>
            <w:tabs>
              <w:tab w:val="right" w:leader="dot" w:pos="9350"/>
            </w:tabs>
            <w:rPr>
              <w:ins w:id="3" w:author="Nombre de usuario" w:date="2010-07-20T09:18:00Z"/>
              <w:rFonts w:asciiTheme="minorHAnsi" w:eastAsiaTheme="minorEastAsia" w:hAnsiTheme="minorHAnsi" w:cstheme="minorBidi"/>
              <w:noProof/>
              <w:lang w:bidi="ar-SA"/>
            </w:rPr>
          </w:pPr>
          <w:ins w:id="4"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"_Toc267380862"</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rFonts w:eastAsia="Times New Roman"/>
                <w:noProof/>
                <w:lang w:val="es-AR"/>
              </w:rPr>
              <w:t>1.1 - Breve Descripción del Proyecto</w:t>
            </w:r>
            <w:r>
              <w:rPr>
                <w:noProof/>
                <w:webHidden/>
              </w:rPr>
              <w:tab/>
            </w:r>
            <w:r>
              <w:rPr>
                <w:noProof/>
                <w:webHidden/>
              </w:rPr>
              <w:fldChar w:fldCharType="begin"/>
            </w:r>
            <w:r>
              <w:rPr>
                <w:noProof/>
                <w:webHidden/>
              </w:rPr>
              <w:instrText xml:space="preserve"> PAGEREF _Toc267380862 \h </w:instrText>
            </w:r>
            <w:r>
              <w:rPr>
                <w:noProof/>
                <w:webHidden/>
              </w:rPr>
            </w:r>
          </w:ins>
          <w:r>
            <w:rPr>
              <w:noProof/>
              <w:webHidden/>
            </w:rPr>
            <w:fldChar w:fldCharType="separate"/>
          </w:r>
          <w:ins w:id="5" w:author="Nombre de usuario" w:date="2010-07-20T09:18:00Z">
            <w:r>
              <w:rPr>
                <w:noProof/>
                <w:webHidden/>
              </w:rPr>
              <w:t>3</w:t>
            </w:r>
            <w:r>
              <w:rPr>
                <w:noProof/>
                <w:webHidden/>
              </w:rPr>
              <w:fldChar w:fldCharType="end"/>
            </w:r>
            <w:r w:rsidRPr="005C623E">
              <w:rPr>
                <w:rStyle w:val="Hyperlink"/>
                <w:noProof/>
              </w:rPr>
              <w:fldChar w:fldCharType="end"/>
            </w:r>
          </w:ins>
        </w:p>
        <w:p w:rsidR="000D74AD" w:rsidRDefault="000D74AD">
          <w:pPr>
            <w:pStyle w:val="TOC2"/>
            <w:tabs>
              <w:tab w:val="right" w:leader="dot" w:pos="9350"/>
            </w:tabs>
            <w:rPr>
              <w:ins w:id="6" w:author="Nombre de usuario" w:date="2010-07-20T09:18:00Z"/>
              <w:rFonts w:asciiTheme="minorHAnsi" w:eastAsiaTheme="minorEastAsia" w:hAnsiTheme="minorHAnsi" w:cstheme="minorBidi"/>
              <w:noProof/>
              <w:lang w:bidi="ar-SA"/>
            </w:rPr>
          </w:pPr>
          <w:ins w:id="7"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"_Toc267380863"</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rFonts w:eastAsia="Times New Roman"/>
                <w:noProof/>
                <w:lang w:val="es-AR"/>
              </w:rPr>
              <w:t>1.2 - Situación Actual del Proyecto</w:t>
            </w:r>
            <w:r>
              <w:rPr>
                <w:noProof/>
                <w:webHidden/>
              </w:rPr>
              <w:tab/>
            </w:r>
            <w:r>
              <w:rPr>
                <w:noProof/>
                <w:webHidden/>
              </w:rPr>
              <w:fldChar w:fldCharType="begin"/>
            </w:r>
            <w:r>
              <w:rPr>
                <w:noProof/>
                <w:webHidden/>
              </w:rPr>
              <w:instrText xml:space="preserve"> PAGEREF _Toc267380863 \h </w:instrText>
            </w:r>
            <w:r>
              <w:rPr>
                <w:noProof/>
                <w:webHidden/>
              </w:rPr>
            </w:r>
          </w:ins>
          <w:r>
            <w:rPr>
              <w:noProof/>
              <w:webHidden/>
            </w:rPr>
            <w:fldChar w:fldCharType="separate"/>
          </w:r>
          <w:ins w:id="8" w:author="Nombre de usuario" w:date="2010-07-20T09:18:00Z">
            <w:r>
              <w:rPr>
                <w:noProof/>
                <w:webHidden/>
              </w:rPr>
              <w:t>3</w:t>
            </w:r>
            <w:r>
              <w:rPr>
                <w:noProof/>
                <w:webHidden/>
              </w:rPr>
              <w:fldChar w:fldCharType="end"/>
            </w:r>
            <w:r w:rsidRPr="005C623E">
              <w:rPr>
                <w:rStyle w:val="Hyperlink"/>
                <w:noProof/>
              </w:rPr>
              <w:fldChar w:fldCharType="end"/>
            </w:r>
          </w:ins>
        </w:p>
        <w:p w:rsidR="000D74AD" w:rsidRDefault="000D74AD">
          <w:pPr>
            <w:pStyle w:val="TOC2"/>
            <w:tabs>
              <w:tab w:val="right" w:leader="dot" w:pos="9350"/>
            </w:tabs>
            <w:rPr>
              <w:ins w:id="9" w:author="Nombre de usuario" w:date="2010-07-20T09:18:00Z"/>
              <w:rFonts w:asciiTheme="minorHAnsi" w:eastAsiaTheme="minorEastAsia" w:hAnsiTheme="minorHAnsi" w:cstheme="minorBidi"/>
              <w:noProof/>
              <w:lang w:bidi="ar-SA"/>
            </w:rPr>
          </w:pPr>
          <w:ins w:id="10"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"_Toc267380864"</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rFonts w:eastAsia="Times New Roman"/>
                <w:noProof/>
                <w:lang w:val="es-AR"/>
              </w:rPr>
              <w:t>1.3 - ¿Qué hace único a nuestro proyecto?</w:t>
            </w:r>
            <w:r>
              <w:rPr>
                <w:noProof/>
                <w:webHidden/>
              </w:rPr>
              <w:tab/>
            </w:r>
            <w:r>
              <w:rPr>
                <w:noProof/>
                <w:webHidden/>
              </w:rPr>
              <w:fldChar w:fldCharType="begin"/>
            </w:r>
            <w:r>
              <w:rPr>
                <w:noProof/>
                <w:webHidden/>
              </w:rPr>
              <w:instrText xml:space="preserve"> PAGEREF _Toc267380864 \h </w:instrText>
            </w:r>
            <w:r>
              <w:rPr>
                <w:noProof/>
                <w:webHidden/>
              </w:rPr>
            </w:r>
          </w:ins>
          <w:r>
            <w:rPr>
              <w:noProof/>
              <w:webHidden/>
            </w:rPr>
            <w:fldChar w:fldCharType="separate"/>
          </w:r>
          <w:ins w:id="11" w:author="Nombre de usuario" w:date="2010-07-20T09:18:00Z">
            <w:r>
              <w:rPr>
                <w:noProof/>
                <w:webHidden/>
              </w:rPr>
              <w:t>5</w:t>
            </w:r>
            <w:r>
              <w:rPr>
                <w:noProof/>
                <w:webHidden/>
              </w:rPr>
              <w:fldChar w:fldCharType="end"/>
            </w:r>
            <w:r w:rsidRPr="005C623E">
              <w:rPr>
                <w:rStyle w:val="Hyperlink"/>
                <w:noProof/>
              </w:rPr>
              <w:fldChar w:fldCharType="end"/>
            </w:r>
          </w:ins>
        </w:p>
        <w:p w:rsidR="000D74AD" w:rsidRDefault="000D74AD">
          <w:pPr>
            <w:pStyle w:val="TOC3"/>
            <w:tabs>
              <w:tab w:val="right" w:leader="dot" w:pos="9350"/>
            </w:tabs>
            <w:rPr>
              <w:ins w:id="12" w:author="Nombre de usuario" w:date="2010-07-20T09:18:00Z"/>
              <w:rFonts w:asciiTheme="minorHAnsi" w:eastAsiaTheme="minorEastAsia" w:hAnsiTheme="minorHAnsi" w:cstheme="minorBidi"/>
              <w:noProof/>
              <w:lang w:bidi="ar-SA"/>
            </w:rPr>
          </w:pPr>
          <w:ins w:id="13"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"_Toc267380865"</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noProof/>
                <w:lang w:val="es-AR"/>
              </w:rPr>
              <w:t>Centro Diagnóstico Rosario</w:t>
            </w:r>
            <w:r>
              <w:rPr>
                <w:noProof/>
                <w:webHidden/>
              </w:rPr>
              <w:tab/>
            </w:r>
            <w:r>
              <w:rPr>
                <w:noProof/>
                <w:webHidden/>
              </w:rPr>
              <w:fldChar w:fldCharType="begin"/>
            </w:r>
            <w:r>
              <w:rPr>
                <w:noProof/>
                <w:webHidden/>
              </w:rPr>
              <w:instrText xml:space="preserve"> PAGEREF _Toc267380865 \h </w:instrText>
            </w:r>
            <w:r>
              <w:rPr>
                <w:noProof/>
                <w:webHidden/>
              </w:rPr>
            </w:r>
          </w:ins>
          <w:r>
            <w:rPr>
              <w:noProof/>
              <w:webHidden/>
            </w:rPr>
            <w:fldChar w:fldCharType="separate"/>
          </w:r>
          <w:ins w:id="14" w:author="Nombre de usuario" w:date="2010-07-20T09:18:00Z">
            <w:r>
              <w:rPr>
                <w:noProof/>
                <w:webHidden/>
              </w:rPr>
              <w:t>6</w:t>
            </w:r>
            <w:r>
              <w:rPr>
                <w:noProof/>
                <w:webHidden/>
              </w:rPr>
              <w:fldChar w:fldCharType="end"/>
            </w:r>
            <w:r w:rsidRPr="005C623E">
              <w:rPr>
                <w:rStyle w:val="Hyperlink"/>
                <w:noProof/>
              </w:rPr>
              <w:fldChar w:fldCharType="end"/>
            </w:r>
          </w:ins>
        </w:p>
        <w:p w:rsidR="000D74AD" w:rsidRDefault="000D74AD">
          <w:pPr>
            <w:pStyle w:val="TOC3"/>
            <w:tabs>
              <w:tab w:val="right" w:leader="dot" w:pos="9350"/>
            </w:tabs>
            <w:rPr>
              <w:ins w:id="15" w:author="Nombre de usuario" w:date="2010-07-20T09:18:00Z"/>
              <w:rFonts w:asciiTheme="minorHAnsi" w:eastAsiaTheme="minorEastAsia" w:hAnsiTheme="minorHAnsi" w:cstheme="minorBidi"/>
              <w:noProof/>
              <w:lang w:bidi="ar-SA"/>
            </w:rPr>
          </w:pPr>
          <w:ins w:id="16"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"_Toc267380866"</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noProof/>
                <w:lang w:val="es-AR"/>
              </w:rPr>
              <w:t>Sanatorio Centro</w:t>
            </w:r>
            <w:r>
              <w:rPr>
                <w:noProof/>
                <w:webHidden/>
              </w:rPr>
              <w:tab/>
            </w:r>
            <w:r>
              <w:rPr>
                <w:noProof/>
                <w:webHidden/>
              </w:rPr>
              <w:fldChar w:fldCharType="begin"/>
            </w:r>
            <w:r>
              <w:rPr>
                <w:noProof/>
                <w:webHidden/>
              </w:rPr>
              <w:instrText xml:space="preserve"> PAGEREF _Toc267380866 \h </w:instrText>
            </w:r>
            <w:r>
              <w:rPr>
                <w:noProof/>
                <w:webHidden/>
              </w:rPr>
            </w:r>
          </w:ins>
          <w:r>
            <w:rPr>
              <w:noProof/>
              <w:webHidden/>
            </w:rPr>
            <w:fldChar w:fldCharType="separate"/>
          </w:r>
          <w:ins w:id="17" w:author="Nombre de usuario" w:date="2010-07-20T09:18:00Z">
            <w:r>
              <w:rPr>
                <w:noProof/>
                <w:webHidden/>
              </w:rPr>
              <w:t>6</w:t>
            </w:r>
            <w:r>
              <w:rPr>
                <w:noProof/>
                <w:webHidden/>
              </w:rPr>
              <w:fldChar w:fldCharType="end"/>
            </w:r>
            <w:r w:rsidRPr="005C623E">
              <w:rPr>
                <w:rStyle w:val="Hyperlink"/>
                <w:noProof/>
              </w:rPr>
              <w:fldChar w:fldCharType="end"/>
            </w:r>
          </w:ins>
        </w:p>
        <w:p w:rsidR="000D74AD" w:rsidRDefault="000D74AD">
          <w:pPr>
            <w:pStyle w:val="TOC3"/>
            <w:tabs>
              <w:tab w:val="right" w:leader="dot" w:pos="9350"/>
            </w:tabs>
            <w:rPr>
              <w:ins w:id="18" w:author="Nombre de usuario" w:date="2010-07-20T09:18:00Z"/>
              <w:rFonts w:asciiTheme="minorHAnsi" w:eastAsiaTheme="minorEastAsia" w:hAnsiTheme="minorHAnsi" w:cstheme="minorBidi"/>
              <w:noProof/>
              <w:lang w:bidi="ar-SA"/>
            </w:rPr>
          </w:pPr>
          <w:ins w:id="19"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"_Toc267380867"</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noProof/>
                <w:lang w:val="es-AR"/>
              </w:rPr>
              <w:t>Sanatorio De La Mujer</w:t>
            </w:r>
            <w:r>
              <w:rPr>
                <w:noProof/>
                <w:webHidden/>
              </w:rPr>
              <w:tab/>
            </w:r>
            <w:r>
              <w:rPr>
                <w:noProof/>
                <w:webHidden/>
              </w:rPr>
              <w:fldChar w:fldCharType="begin"/>
            </w:r>
            <w:r>
              <w:rPr>
                <w:noProof/>
                <w:webHidden/>
              </w:rPr>
              <w:instrText xml:space="preserve"> PAGEREF _Toc267380867 \h </w:instrText>
            </w:r>
            <w:r>
              <w:rPr>
                <w:noProof/>
                <w:webHidden/>
              </w:rPr>
            </w:r>
          </w:ins>
          <w:r>
            <w:rPr>
              <w:noProof/>
              <w:webHidden/>
            </w:rPr>
            <w:fldChar w:fldCharType="separate"/>
          </w:r>
          <w:ins w:id="20" w:author="Nombre de usuario" w:date="2010-07-20T09:18:00Z">
            <w:r>
              <w:rPr>
                <w:noProof/>
                <w:webHidden/>
              </w:rPr>
              <w:t>7</w:t>
            </w:r>
            <w:r>
              <w:rPr>
                <w:noProof/>
                <w:webHidden/>
              </w:rPr>
              <w:fldChar w:fldCharType="end"/>
            </w:r>
            <w:r w:rsidRPr="005C623E">
              <w:rPr>
                <w:rStyle w:val="Hyperlink"/>
                <w:noProof/>
              </w:rPr>
              <w:fldChar w:fldCharType="end"/>
            </w:r>
          </w:ins>
        </w:p>
        <w:p w:rsidR="000D74AD" w:rsidRDefault="000D74AD">
          <w:pPr>
            <w:pStyle w:val="TOC3"/>
            <w:tabs>
              <w:tab w:val="right" w:leader="dot" w:pos="9350"/>
            </w:tabs>
            <w:rPr>
              <w:ins w:id="21" w:author="Nombre de usuario" w:date="2010-07-20T09:18:00Z"/>
              <w:rFonts w:asciiTheme="minorHAnsi" w:eastAsiaTheme="minorEastAsia" w:hAnsiTheme="minorHAnsi" w:cstheme="minorBidi"/>
              <w:noProof/>
              <w:lang w:bidi="ar-SA"/>
            </w:rPr>
          </w:pPr>
          <w:ins w:id="22"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"_Toc267380868"</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noProof/>
                <w:lang w:val="es-AR"/>
              </w:rPr>
              <w:t>Sanatorio Los Arroyos</w:t>
            </w:r>
            <w:r>
              <w:rPr>
                <w:noProof/>
                <w:webHidden/>
              </w:rPr>
              <w:tab/>
            </w:r>
            <w:r>
              <w:rPr>
                <w:noProof/>
                <w:webHidden/>
              </w:rPr>
              <w:fldChar w:fldCharType="begin"/>
            </w:r>
            <w:r>
              <w:rPr>
                <w:noProof/>
                <w:webHidden/>
              </w:rPr>
              <w:instrText xml:space="preserve"> PAGEREF _Toc267380868 \h </w:instrText>
            </w:r>
            <w:r>
              <w:rPr>
                <w:noProof/>
                <w:webHidden/>
              </w:rPr>
            </w:r>
          </w:ins>
          <w:r>
            <w:rPr>
              <w:noProof/>
              <w:webHidden/>
            </w:rPr>
            <w:fldChar w:fldCharType="separate"/>
          </w:r>
          <w:ins w:id="23" w:author="Nombre de usuario" w:date="2010-07-20T09:18:00Z">
            <w:r>
              <w:rPr>
                <w:noProof/>
                <w:webHidden/>
              </w:rPr>
              <w:t>7</w:t>
            </w:r>
            <w:r>
              <w:rPr>
                <w:noProof/>
                <w:webHidden/>
              </w:rPr>
              <w:fldChar w:fldCharType="end"/>
            </w:r>
            <w:r w:rsidRPr="005C623E">
              <w:rPr>
                <w:rStyle w:val="Hyperlink"/>
                <w:noProof/>
              </w:rPr>
              <w:fldChar w:fldCharType="end"/>
            </w:r>
          </w:ins>
        </w:p>
        <w:p w:rsidR="000D74AD" w:rsidRDefault="000D74AD">
          <w:pPr>
            <w:pStyle w:val="TOC2"/>
            <w:tabs>
              <w:tab w:val="right" w:leader="dot" w:pos="9350"/>
            </w:tabs>
            <w:rPr>
              <w:ins w:id="24" w:author="Nombre de usuario" w:date="2010-07-20T09:18:00Z"/>
              <w:rFonts w:asciiTheme="minorHAnsi" w:eastAsiaTheme="minorEastAsia" w:hAnsiTheme="minorHAnsi" w:cstheme="minorBidi"/>
              <w:noProof/>
              <w:lang w:bidi="ar-SA"/>
            </w:rPr>
          </w:pPr>
          <w:ins w:id="25"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"_Toc267380869"</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rFonts w:eastAsia="Times New Roman"/>
                <w:noProof/>
                <w:lang w:val="es-AR"/>
              </w:rPr>
              <w:t>1.4 - ¿Cuáles son los factores de éxito?</w:t>
            </w:r>
            <w:r>
              <w:rPr>
                <w:noProof/>
                <w:webHidden/>
              </w:rPr>
              <w:tab/>
            </w:r>
            <w:r>
              <w:rPr>
                <w:noProof/>
                <w:webHidden/>
              </w:rPr>
              <w:fldChar w:fldCharType="begin"/>
            </w:r>
            <w:r>
              <w:rPr>
                <w:noProof/>
                <w:webHidden/>
              </w:rPr>
              <w:instrText xml:space="preserve"> PAGEREF _Toc267380869 \h </w:instrText>
            </w:r>
            <w:r>
              <w:rPr>
                <w:noProof/>
                <w:webHidden/>
              </w:rPr>
            </w:r>
          </w:ins>
          <w:r>
            <w:rPr>
              <w:noProof/>
              <w:webHidden/>
            </w:rPr>
            <w:fldChar w:fldCharType="separate"/>
          </w:r>
          <w:ins w:id="26" w:author="Nombre de usuario" w:date="2010-07-20T09:18:00Z">
            <w:r>
              <w:rPr>
                <w:noProof/>
                <w:webHidden/>
              </w:rPr>
              <w:t>7</w:t>
            </w:r>
            <w:r>
              <w:rPr>
                <w:noProof/>
                <w:webHidden/>
              </w:rPr>
              <w:fldChar w:fldCharType="end"/>
            </w:r>
            <w:r w:rsidRPr="005C623E">
              <w:rPr>
                <w:rStyle w:val="Hyperlink"/>
                <w:noProof/>
              </w:rPr>
              <w:fldChar w:fldCharType="end"/>
            </w:r>
          </w:ins>
        </w:p>
        <w:p w:rsidR="000D74AD" w:rsidRDefault="000D74AD">
          <w:pPr>
            <w:pStyle w:val="TOC2"/>
            <w:tabs>
              <w:tab w:val="right" w:leader="dot" w:pos="9350"/>
            </w:tabs>
            <w:rPr>
              <w:ins w:id="27" w:author="Nombre de usuario" w:date="2010-07-20T09:18:00Z"/>
              <w:rFonts w:asciiTheme="minorHAnsi" w:eastAsiaTheme="minorEastAsia" w:hAnsiTheme="minorHAnsi" w:cstheme="minorBidi"/>
              <w:noProof/>
              <w:lang w:bidi="ar-SA"/>
            </w:rPr>
          </w:pPr>
          <w:ins w:id="28"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"_Toc267380870"</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rFonts w:eastAsia="Times New Roman"/>
                <w:noProof/>
                <w:lang w:val="es-AR"/>
              </w:rPr>
              <w:t>1.5 - Análisis FODA</w:t>
            </w:r>
            <w:r>
              <w:rPr>
                <w:noProof/>
                <w:webHidden/>
              </w:rPr>
              <w:tab/>
            </w:r>
            <w:r>
              <w:rPr>
                <w:noProof/>
                <w:webHidden/>
              </w:rPr>
              <w:fldChar w:fldCharType="begin"/>
            </w:r>
            <w:r>
              <w:rPr>
                <w:noProof/>
                <w:webHidden/>
              </w:rPr>
              <w:instrText xml:space="preserve"> PAGEREF _Toc267380870 \h </w:instrText>
            </w:r>
            <w:r>
              <w:rPr>
                <w:noProof/>
                <w:webHidden/>
              </w:rPr>
            </w:r>
          </w:ins>
          <w:r>
            <w:rPr>
              <w:noProof/>
              <w:webHidden/>
            </w:rPr>
            <w:fldChar w:fldCharType="separate"/>
          </w:r>
          <w:ins w:id="29" w:author="Nombre de usuario" w:date="2010-07-20T09:18:00Z">
            <w:r>
              <w:rPr>
                <w:noProof/>
                <w:webHidden/>
              </w:rPr>
              <w:t>9</w:t>
            </w:r>
            <w:r>
              <w:rPr>
                <w:noProof/>
                <w:webHidden/>
              </w:rPr>
              <w:fldChar w:fldCharType="end"/>
            </w:r>
            <w:r w:rsidRPr="005C623E">
              <w:rPr>
                <w:rStyle w:val="Hyperlink"/>
                <w:noProof/>
              </w:rPr>
              <w:fldChar w:fldCharType="end"/>
            </w:r>
          </w:ins>
        </w:p>
        <w:p w:rsidR="000D74AD" w:rsidRDefault="000D74AD">
          <w:pPr>
            <w:pStyle w:val="TOC1"/>
            <w:tabs>
              <w:tab w:val="right" w:leader="dot" w:pos="9350"/>
            </w:tabs>
            <w:rPr>
              <w:ins w:id="30" w:author="Nombre de usuario" w:date="2010-07-20T09:18:00Z"/>
              <w:rFonts w:asciiTheme="minorHAnsi" w:eastAsiaTheme="minorEastAsia" w:hAnsiTheme="minorHAnsi" w:cstheme="minorBidi"/>
              <w:noProof/>
              <w:lang w:bidi="ar-SA"/>
            </w:rPr>
          </w:pPr>
          <w:ins w:id="31"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"_Toc267380871"</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rFonts w:eastAsia="Times New Roman"/>
                <w:noProof/>
                <w:lang w:val="es-AR"/>
              </w:rPr>
              <w:t>2 - Análisis de Contexto</w:t>
            </w:r>
            <w:r>
              <w:rPr>
                <w:noProof/>
                <w:webHidden/>
              </w:rPr>
              <w:tab/>
            </w:r>
            <w:r>
              <w:rPr>
                <w:noProof/>
                <w:webHidden/>
              </w:rPr>
              <w:fldChar w:fldCharType="begin"/>
            </w:r>
            <w:r>
              <w:rPr>
                <w:noProof/>
                <w:webHidden/>
              </w:rPr>
              <w:instrText xml:space="preserve"> PAGEREF _Toc267380871 \h </w:instrText>
            </w:r>
            <w:r>
              <w:rPr>
                <w:noProof/>
                <w:webHidden/>
              </w:rPr>
            </w:r>
          </w:ins>
          <w:r>
            <w:rPr>
              <w:noProof/>
              <w:webHidden/>
            </w:rPr>
            <w:fldChar w:fldCharType="separate"/>
          </w:r>
          <w:ins w:id="32" w:author="Nombre de usuario" w:date="2010-07-20T09:18:00Z">
            <w:r>
              <w:rPr>
                <w:noProof/>
                <w:webHidden/>
              </w:rPr>
              <w:t>10</w:t>
            </w:r>
            <w:r>
              <w:rPr>
                <w:noProof/>
                <w:webHidden/>
              </w:rPr>
              <w:fldChar w:fldCharType="end"/>
            </w:r>
            <w:r w:rsidRPr="005C623E">
              <w:rPr>
                <w:rStyle w:val="Hyperlink"/>
                <w:noProof/>
              </w:rPr>
              <w:fldChar w:fldCharType="end"/>
            </w:r>
          </w:ins>
        </w:p>
        <w:p w:rsidR="000D74AD" w:rsidRDefault="000D74AD">
          <w:pPr>
            <w:pStyle w:val="TOC2"/>
            <w:tabs>
              <w:tab w:val="right" w:leader="dot" w:pos="9350"/>
            </w:tabs>
            <w:rPr>
              <w:ins w:id="33" w:author="Nombre de usuario" w:date="2010-07-20T09:18:00Z"/>
              <w:rFonts w:asciiTheme="minorHAnsi" w:eastAsiaTheme="minorEastAsia" w:hAnsiTheme="minorHAnsi" w:cstheme="minorBidi"/>
              <w:noProof/>
              <w:lang w:bidi="ar-SA"/>
            </w:rPr>
          </w:pPr>
          <w:ins w:id="34"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"_Toc267380872"</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rFonts w:eastAsia="Times New Roman"/>
                <w:noProof/>
                <w:lang w:val="es-AR"/>
              </w:rPr>
              <w:t>2.1 - Descripción del Escenario Local</w:t>
            </w:r>
            <w:r>
              <w:rPr>
                <w:noProof/>
                <w:webHidden/>
              </w:rPr>
              <w:tab/>
            </w:r>
            <w:r>
              <w:rPr>
                <w:noProof/>
                <w:webHidden/>
              </w:rPr>
              <w:fldChar w:fldCharType="begin"/>
            </w:r>
            <w:r>
              <w:rPr>
                <w:noProof/>
                <w:webHidden/>
              </w:rPr>
              <w:instrText xml:space="preserve"> PAGEREF _Toc267380872 \h </w:instrText>
            </w:r>
            <w:r>
              <w:rPr>
                <w:noProof/>
                <w:webHidden/>
              </w:rPr>
            </w:r>
          </w:ins>
          <w:r>
            <w:rPr>
              <w:noProof/>
              <w:webHidden/>
            </w:rPr>
            <w:fldChar w:fldCharType="separate"/>
          </w:r>
          <w:ins w:id="35" w:author="Nombre de usuario" w:date="2010-07-20T09:18:00Z">
            <w:r>
              <w:rPr>
                <w:noProof/>
                <w:webHidden/>
              </w:rPr>
              <w:t>10</w:t>
            </w:r>
            <w:r>
              <w:rPr>
                <w:noProof/>
                <w:webHidden/>
              </w:rPr>
              <w:fldChar w:fldCharType="end"/>
            </w:r>
            <w:r w:rsidRPr="005C623E">
              <w:rPr>
                <w:rStyle w:val="Hyperlink"/>
                <w:noProof/>
              </w:rPr>
              <w:fldChar w:fldCharType="end"/>
            </w:r>
          </w:ins>
        </w:p>
        <w:p w:rsidR="000D74AD" w:rsidRDefault="000D74AD">
          <w:pPr>
            <w:pStyle w:val="TOC3"/>
            <w:tabs>
              <w:tab w:val="right" w:leader="dot" w:pos="9350"/>
            </w:tabs>
            <w:rPr>
              <w:ins w:id="36" w:author="Nombre de usuario" w:date="2010-07-20T09:18:00Z"/>
              <w:rFonts w:asciiTheme="minorHAnsi" w:eastAsiaTheme="minorEastAsia" w:hAnsiTheme="minorHAnsi" w:cstheme="minorBidi"/>
              <w:noProof/>
              <w:lang w:bidi="ar-SA"/>
            </w:rPr>
          </w:pPr>
          <w:ins w:id="37"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"_Toc267380873"</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noProof/>
                <w:lang w:val="es-AR"/>
              </w:rPr>
              <w:t>Organigrama</w:t>
            </w:r>
            <w:r>
              <w:rPr>
                <w:noProof/>
                <w:webHidden/>
              </w:rPr>
              <w:tab/>
            </w:r>
            <w:r>
              <w:rPr>
                <w:noProof/>
                <w:webHidden/>
              </w:rPr>
              <w:fldChar w:fldCharType="begin"/>
            </w:r>
            <w:r>
              <w:rPr>
                <w:noProof/>
                <w:webHidden/>
              </w:rPr>
              <w:instrText xml:space="preserve"> PAGEREF _Toc267380873 \h </w:instrText>
            </w:r>
            <w:r>
              <w:rPr>
                <w:noProof/>
                <w:webHidden/>
              </w:rPr>
            </w:r>
          </w:ins>
          <w:r>
            <w:rPr>
              <w:noProof/>
              <w:webHidden/>
            </w:rPr>
            <w:fldChar w:fldCharType="separate"/>
          </w:r>
          <w:ins w:id="38" w:author="Nombre de usuario" w:date="2010-07-20T09:18:00Z">
            <w:r>
              <w:rPr>
                <w:noProof/>
                <w:webHidden/>
              </w:rPr>
              <w:t>12</w:t>
            </w:r>
            <w:r>
              <w:rPr>
                <w:noProof/>
                <w:webHidden/>
              </w:rPr>
              <w:fldChar w:fldCharType="end"/>
            </w:r>
            <w:r w:rsidRPr="005C623E">
              <w:rPr>
                <w:rStyle w:val="Hyperlink"/>
                <w:noProof/>
              </w:rPr>
              <w:fldChar w:fldCharType="end"/>
            </w:r>
          </w:ins>
        </w:p>
        <w:p w:rsidR="000D74AD" w:rsidRDefault="000D74AD">
          <w:pPr>
            <w:pStyle w:val="TOC3"/>
            <w:tabs>
              <w:tab w:val="right" w:leader="dot" w:pos="9350"/>
            </w:tabs>
            <w:rPr>
              <w:ins w:id="39" w:author="Nombre de usuario" w:date="2010-07-20T09:18:00Z"/>
              <w:rFonts w:asciiTheme="minorHAnsi" w:eastAsiaTheme="minorEastAsia" w:hAnsiTheme="minorHAnsi" w:cstheme="minorBidi"/>
              <w:noProof/>
              <w:lang w:bidi="ar-SA"/>
            </w:rPr>
          </w:pPr>
          <w:ins w:id="40"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"_Toc267380874"</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noProof/>
                <w:lang w:val="es-AR"/>
              </w:rPr>
              <w:t>Objetivos Y Metas De La Organización</w:t>
            </w:r>
            <w:r>
              <w:rPr>
                <w:noProof/>
                <w:webHidden/>
              </w:rPr>
              <w:tab/>
            </w:r>
            <w:r>
              <w:rPr>
                <w:noProof/>
                <w:webHidden/>
              </w:rPr>
              <w:fldChar w:fldCharType="begin"/>
            </w:r>
            <w:r>
              <w:rPr>
                <w:noProof/>
                <w:webHidden/>
              </w:rPr>
              <w:instrText xml:space="preserve"> PAGEREF _Toc267380874 \h </w:instrText>
            </w:r>
            <w:r>
              <w:rPr>
                <w:noProof/>
                <w:webHidden/>
              </w:rPr>
            </w:r>
          </w:ins>
          <w:r>
            <w:rPr>
              <w:noProof/>
              <w:webHidden/>
            </w:rPr>
            <w:fldChar w:fldCharType="separate"/>
          </w:r>
          <w:ins w:id="41" w:author="Nombre de usuario" w:date="2010-07-20T09:18:00Z">
            <w:r>
              <w:rPr>
                <w:noProof/>
                <w:webHidden/>
              </w:rPr>
              <w:t>15</w:t>
            </w:r>
            <w:r>
              <w:rPr>
                <w:noProof/>
                <w:webHidden/>
              </w:rPr>
              <w:fldChar w:fldCharType="end"/>
            </w:r>
            <w:r w:rsidRPr="005C623E">
              <w:rPr>
                <w:rStyle w:val="Hyperlink"/>
                <w:noProof/>
              </w:rPr>
              <w:fldChar w:fldCharType="end"/>
            </w:r>
          </w:ins>
        </w:p>
        <w:p w:rsidR="000D74AD" w:rsidRDefault="000D74AD">
          <w:pPr>
            <w:pStyle w:val="TOC3"/>
            <w:tabs>
              <w:tab w:val="right" w:leader="dot" w:pos="9350"/>
            </w:tabs>
            <w:rPr>
              <w:ins w:id="42" w:author="Nombre de usuario" w:date="2010-07-20T09:18:00Z"/>
              <w:rFonts w:asciiTheme="minorHAnsi" w:eastAsiaTheme="minorEastAsia" w:hAnsiTheme="minorHAnsi" w:cstheme="minorBidi"/>
              <w:noProof/>
              <w:lang w:bidi="ar-SA"/>
            </w:rPr>
          </w:pPr>
          <w:ins w:id="43"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"_Toc267380875"</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noProof/>
                <w:lang w:val="es-AR"/>
              </w:rPr>
              <w:t>Variables</w:t>
            </w:r>
            <w:r>
              <w:rPr>
                <w:noProof/>
                <w:webHidden/>
              </w:rPr>
              <w:tab/>
            </w:r>
            <w:r>
              <w:rPr>
                <w:noProof/>
                <w:webHidden/>
              </w:rPr>
              <w:fldChar w:fldCharType="begin"/>
            </w:r>
            <w:r>
              <w:rPr>
                <w:noProof/>
                <w:webHidden/>
              </w:rPr>
              <w:instrText xml:space="preserve"> PAGEREF _Toc267380875 \h </w:instrText>
            </w:r>
            <w:r>
              <w:rPr>
                <w:noProof/>
                <w:webHidden/>
              </w:rPr>
            </w:r>
          </w:ins>
          <w:r>
            <w:rPr>
              <w:noProof/>
              <w:webHidden/>
            </w:rPr>
            <w:fldChar w:fldCharType="separate"/>
          </w:r>
          <w:ins w:id="44" w:author="Nombre de usuario" w:date="2010-07-20T09:18:00Z">
            <w:r>
              <w:rPr>
                <w:noProof/>
                <w:webHidden/>
              </w:rPr>
              <w:t>15</w:t>
            </w:r>
            <w:r>
              <w:rPr>
                <w:noProof/>
                <w:webHidden/>
              </w:rPr>
              <w:fldChar w:fldCharType="end"/>
            </w:r>
            <w:r w:rsidRPr="005C623E">
              <w:rPr>
                <w:rStyle w:val="Hyperlink"/>
                <w:noProof/>
              </w:rPr>
              <w:fldChar w:fldCharType="end"/>
            </w:r>
          </w:ins>
        </w:p>
        <w:p w:rsidR="000D74AD" w:rsidRDefault="000D74AD">
          <w:pPr>
            <w:pStyle w:val="TOC2"/>
            <w:tabs>
              <w:tab w:val="right" w:leader="dot" w:pos="9350"/>
            </w:tabs>
            <w:rPr>
              <w:ins w:id="45" w:author="Nombre de usuario" w:date="2010-07-20T09:18:00Z"/>
              <w:rFonts w:asciiTheme="minorHAnsi" w:eastAsiaTheme="minorEastAsia" w:hAnsiTheme="minorHAnsi" w:cstheme="minorBidi"/>
              <w:noProof/>
              <w:lang w:bidi="ar-SA"/>
            </w:rPr>
          </w:pPr>
          <w:ins w:id="46"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"_Toc267380876"</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rFonts w:eastAsia="Times New Roman"/>
                <w:noProof/>
                <w:lang w:val="es-AR"/>
              </w:rPr>
              <w:t>2.2 – Descripción Mercado-Meta</w:t>
            </w:r>
            <w:r>
              <w:rPr>
                <w:noProof/>
                <w:webHidden/>
              </w:rPr>
              <w:tab/>
            </w:r>
            <w:r>
              <w:rPr>
                <w:noProof/>
                <w:webHidden/>
              </w:rPr>
              <w:fldChar w:fldCharType="begin"/>
            </w:r>
            <w:r>
              <w:rPr>
                <w:noProof/>
                <w:webHidden/>
              </w:rPr>
              <w:instrText xml:space="preserve"> PAGEREF _Toc267380876 \h </w:instrText>
            </w:r>
            <w:r>
              <w:rPr>
                <w:noProof/>
                <w:webHidden/>
              </w:rPr>
            </w:r>
          </w:ins>
          <w:r>
            <w:rPr>
              <w:noProof/>
              <w:webHidden/>
            </w:rPr>
            <w:fldChar w:fldCharType="separate"/>
          </w:r>
          <w:ins w:id="47" w:author="Nombre de usuario" w:date="2010-07-20T09:18:00Z">
            <w:r>
              <w:rPr>
                <w:noProof/>
                <w:webHidden/>
              </w:rPr>
              <w:t>16</w:t>
            </w:r>
            <w:r>
              <w:rPr>
                <w:noProof/>
                <w:webHidden/>
              </w:rPr>
              <w:fldChar w:fldCharType="end"/>
            </w:r>
            <w:r w:rsidRPr="005C623E">
              <w:rPr>
                <w:rStyle w:val="Hyperlink"/>
                <w:noProof/>
              </w:rPr>
              <w:fldChar w:fldCharType="end"/>
            </w:r>
          </w:ins>
        </w:p>
        <w:p w:rsidR="000D74AD" w:rsidRDefault="000D74AD">
          <w:pPr>
            <w:pStyle w:val="TOC1"/>
            <w:tabs>
              <w:tab w:val="right" w:leader="dot" w:pos="9350"/>
            </w:tabs>
            <w:rPr>
              <w:ins w:id="48" w:author="Nombre de usuario" w:date="2010-07-20T09:18:00Z"/>
              <w:rFonts w:asciiTheme="minorHAnsi" w:eastAsiaTheme="minorEastAsia" w:hAnsiTheme="minorHAnsi" w:cstheme="minorBidi"/>
              <w:noProof/>
              <w:lang w:bidi="ar-SA"/>
            </w:rPr>
          </w:pPr>
          <w:ins w:id="49"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"_Toc267380877"</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rFonts w:eastAsia="Times New Roman"/>
                <w:noProof/>
                <w:lang w:val="es-AR"/>
              </w:rPr>
              <w:t>3 - Segmentación de Consumidores</w:t>
            </w:r>
            <w:r>
              <w:rPr>
                <w:noProof/>
                <w:webHidden/>
              </w:rPr>
              <w:tab/>
            </w:r>
            <w:r>
              <w:rPr>
                <w:noProof/>
                <w:webHidden/>
              </w:rPr>
              <w:fldChar w:fldCharType="begin"/>
            </w:r>
            <w:r>
              <w:rPr>
                <w:noProof/>
                <w:webHidden/>
              </w:rPr>
              <w:instrText xml:space="preserve"> PAGEREF _Toc267380877 \h </w:instrText>
            </w:r>
            <w:r>
              <w:rPr>
                <w:noProof/>
                <w:webHidden/>
              </w:rPr>
            </w:r>
          </w:ins>
          <w:r>
            <w:rPr>
              <w:noProof/>
              <w:webHidden/>
            </w:rPr>
            <w:fldChar w:fldCharType="separate"/>
          </w:r>
          <w:ins w:id="50" w:author="Nombre de usuario" w:date="2010-07-20T09:18:00Z">
            <w:r>
              <w:rPr>
                <w:noProof/>
                <w:webHidden/>
              </w:rPr>
              <w:t>19</w:t>
            </w:r>
            <w:r>
              <w:rPr>
                <w:noProof/>
                <w:webHidden/>
              </w:rPr>
              <w:fldChar w:fldCharType="end"/>
            </w:r>
            <w:r w:rsidRPr="005C623E">
              <w:rPr>
                <w:rStyle w:val="Hyperlink"/>
                <w:noProof/>
              </w:rPr>
              <w:fldChar w:fldCharType="end"/>
            </w:r>
          </w:ins>
        </w:p>
        <w:p w:rsidR="000D74AD" w:rsidRDefault="000D74AD">
          <w:pPr>
            <w:pStyle w:val="TOC2"/>
            <w:tabs>
              <w:tab w:val="right" w:leader="dot" w:pos="9350"/>
            </w:tabs>
            <w:rPr>
              <w:ins w:id="51" w:author="Nombre de usuario" w:date="2010-07-20T09:18:00Z"/>
              <w:rFonts w:asciiTheme="minorHAnsi" w:eastAsiaTheme="minorEastAsia" w:hAnsiTheme="minorHAnsi" w:cstheme="minorBidi"/>
              <w:noProof/>
              <w:lang w:bidi="ar-SA"/>
            </w:rPr>
          </w:pPr>
          <w:ins w:id="52"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"_Toc267380878"</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rFonts w:eastAsia="Times New Roman"/>
                <w:noProof/>
                <w:lang w:val="es-AR"/>
              </w:rPr>
              <w:t>3.1 - Segmentación de Consumidores</w:t>
            </w:r>
            <w:r>
              <w:rPr>
                <w:noProof/>
                <w:webHidden/>
              </w:rPr>
              <w:tab/>
            </w:r>
            <w:r>
              <w:rPr>
                <w:noProof/>
                <w:webHidden/>
              </w:rPr>
              <w:fldChar w:fldCharType="begin"/>
            </w:r>
            <w:r>
              <w:rPr>
                <w:noProof/>
                <w:webHidden/>
              </w:rPr>
              <w:instrText xml:space="preserve"> PAGEREF _Toc267380878 \h </w:instrText>
            </w:r>
            <w:r>
              <w:rPr>
                <w:noProof/>
                <w:webHidden/>
              </w:rPr>
            </w:r>
          </w:ins>
          <w:r>
            <w:rPr>
              <w:noProof/>
              <w:webHidden/>
            </w:rPr>
            <w:fldChar w:fldCharType="separate"/>
          </w:r>
          <w:ins w:id="53" w:author="Nombre de usuario" w:date="2010-07-20T09:18:00Z">
            <w:r>
              <w:rPr>
                <w:noProof/>
                <w:webHidden/>
              </w:rPr>
              <w:t>19</w:t>
            </w:r>
            <w:r>
              <w:rPr>
                <w:noProof/>
                <w:webHidden/>
              </w:rPr>
              <w:fldChar w:fldCharType="end"/>
            </w:r>
            <w:r w:rsidRPr="005C623E">
              <w:rPr>
                <w:rStyle w:val="Hyperlink"/>
                <w:noProof/>
              </w:rPr>
              <w:fldChar w:fldCharType="end"/>
            </w:r>
          </w:ins>
        </w:p>
        <w:p w:rsidR="000D74AD" w:rsidRDefault="000D74AD">
          <w:pPr>
            <w:pStyle w:val="TOC3"/>
            <w:tabs>
              <w:tab w:val="right" w:leader="dot" w:pos="9350"/>
            </w:tabs>
            <w:rPr>
              <w:ins w:id="54" w:author="Nombre de usuario" w:date="2010-07-20T09:18:00Z"/>
              <w:rFonts w:asciiTheme="minorHAnsi" w:eastAsiaTheme="minorEastAsia" w:hAnsiTheme="minorHAnsi" w:cstheme="minorBidi"/>
              <w:noProof/>
              <w:lang w:bidi="ar-SA"/>
            </w:rPr>
          </w:pPr>
          <w:ins w:id="55"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"_Toc267380879"</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rFonts w:eastAsia="Times New Roman"/>
                <w:noProof/>
                <w:lang w:val="es-AR"/>
              </w:rPr>
              <w:t>3.1.1 - Identificación de Grupos Diferenciados de Consumidores</w:t>
            </w:r>
            <w:r>
              <w:rPr>
                <w:noProof/>
                <w:webHidden/>
              </w:rPr>
              <w:tab/>
            </w:r>
            <w:r>
              <w:rPr>
                <w:noProof/>
                <w:webHidden/>
              </w:rPr>
              <w:fldChar w:fldCharType="begin"/>
            </w:r>
            <w:r>
              <w:rPr>
                <w:noProof/>
                <w:webHidden/>
              </w:rPr>
              <w:instrText xml:space="preserve"> PAGEREF _Toc267380879 \h </w:instrText>
            </w:r>
            <w:r>
              <w:rPr>
                <w:noProof/>
                <w:webHidden/>
              </w:rPr>
            </w:r>
          </w:ins>
          <w:r>
            <w:rPr>
              <w:noProof/>
              <w:webHidden/>
            </w:rPr>
            <w:fldChar w:fldCharType="separate"/>
          </w:r>
          <w:ins w:id="56" w:author="Nombre de usuario" w:date="2010-07-20T09:18:00Z">
            <w:r>
              <w:rPr>
                <w:noProof/>
                <w:webHidden/>
              </w:rPr>
              <w:t>19</w:t>
            </w:r>
            <w:r>
              <w:rPr>
                <w:noProof/>
                <w:webHidden/>
              </w:rPr>
              <w:fldChar w:fldCharType="end"/>
            </w:r>
            <w:r w:rsidRPr="005C623E">
              <w:rPr>
                <w:rStyle w:val="Hyperlink"/>
                <w:noProof/>
              </w:rPr>
              <w:fldChar w:fldCharType="end"/>
            </w:r>
          </w:ins>
        </w:p>
        <w:p w:rsidR="000D74AD" w:rsidRDefault="000D74AD">
          <w:pPr>
            <w:pStyle w:val="TOC3"/>
            <w:tabs>
              <w:tab w:val="right" w:leader="dot" w:pos="9350"/>
            </w:tabs>
            <w:rPr>
              <w:ins w:id="57" w:author="Nombre de usuario" w:date="2010-07-20T09:18:00Z"/>
              <w:rFonts w:asciiTheme="minorHAnsi" w:eastAsiaTheme="minorEastAsia" w:hAnsiTheme="minorHAnsi" w:cstheme="minorBidi"/>
              <w:noProof/>
              <w:lang w:bidi="ar-SA"/>
            </w:rPr>
          </w:pPr>
          <w:ins w:id="58"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"_Toc267380880"</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rFonts w:eastAsia="Times New Roman"/>
                <w:noProof/>
                <w:lang w:val="es-AR"/>
              </w:rPr>
              <w:t>3.1.2 - Potenciales Usuarios/Compradores del Negocio</w:t>
            </w:r>
            <w:r>
              <w:rPr>
                <w:noProof/>
                <w:webHidden/>
              </w:rPr>
              <w:tab/>
            </w:r>
            <w:r>
              <w:rPr>
                <w:noProof/>
                <w:webHidden/>
              </w:rPr>
              <w:fldChar w:fldCharType="begin"/>
            </w:r>
            <w:r>
              <w:rPr>
                <w:noProof/>
                <w:webHidden/>
              </w:rPr>
              <w:instrText xml:space="preserve"> PAGEREF _Toc267380880 \h </w:instrText>
            </w:r>
            <w:r>
              <w:rPr>
                <w:noProof/>
                <w:webHidden/>
              </w:rPr>
            </w:r>
          </w:ins>
          <w:r>
            <w:rPr>
              <w:noProof/>
              <w:webHidden/>
            </w:rPr>
            <w:fldChar w:fldCharType="separate"/>
          </w:r>
          <w:ins w:id="59" w:author="Nombre de usuario" w:date="2010-07-20T09:18:00Z">
            <w:r>
              <w:rPr>
                <w:noProof/>
                <w:webHidden/>
              </w:rPr>
              <w:t>20</w:t>
            </w:r>
            <w:r>
              <w:rPr>
                <w:noProof/>
                <w:webHidden/>
              </w:rPr>
              <w:fldChar w:fldCharType="end"/>
            </w:r>
            <w:r w:rsidRPr="005C623E">
              <w:rPr>
                <w:rStyle w:val="Hyperlink"/>
                <w:noProof/>
              </w:rPr>
              <w:fldChar w:fldCharType="end"/>
            </w:r>
          </w:ins>
        </w:p>
        <w:p w:rsidR="000D74AD" w:rsidRDefault="000D74AD">
          <w:pPr>
            <w:pStyle w:val="TOC3"/>
            <w:tabs>
              <w:tab w:val="right" w:leader="dot" w:pos="9350"/>
            </w:tabs>
            <w:rPr>
              <w:ins w:id="60" w:author="Nombre de usuario" w:date="2010-07-20T09:18:00Z"/>
              <w:rFonts w:asciiTheme="minorHAnsi" w:eastAsiaTheme="minorEastAsia" w:hAnsiTheme="minorHAnsi" w:cstheme="minorBidi"/>
              <w:noProof/>
              <w:lang w:bidi="ar-SA"/>
            </w:rPr>
          </w:pPr>
          <w:ins w:id="61"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"_Toc267380881"</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rFonts w:eastAsia="Times New Roman"/>
                <w:noProof/>
                <w:lang w:val="es-AR"/>
              </w:rPr>
              <w:t>3.1.3 - Pautas de Comportamiento Esperado de Cada Segmento</w:t>
            </w:r>
            <w:r>
              <w:rPr>
                <w:noProof/>
                <w:webHidden/>
              </w:rPr>
              <w:tab/>
            </w:r>
            <w:r>
              <w:rPr>
                <w:noProof/>
                <w:webHidden/>
              </w:rPr>
              <w:fldChar w:fldCharType="begin"/>
            </w:r>
            <w:r>
              <w:rPr>
                <w:noProof/>
                <w:webHidden/>
              </w:rPr>
              <w:instrText xml:space="preserve"> PAGEREF _Toc267380881 \h </w:instrText>
            </w:r>
            <w:r>
              <w:rPr>
                <w:noProof/>
                <w:webHidden/>
              </w:rPr>
            </w:r>
          </w:ins>
          <w:r>
            <w:rPr>
              <w:noProof/>
              <w:webHidden/>
            </w:rPr>
            <w:fldChar w:fldCharType="separate"/>
          </w:r>
          <w:ins w:id="62" w:author="Nombre de usuario" w:date="2010-07-20T09:18:00Z">
            <w:r>
              <w:rPr>
                <w:noProof/>
                <w:webHidden/>
              </w:rPr>
              <w:t>20</w:t>
            </w:r>
            <w:r>
              <w:rPr>
                <w:noProof/>
                <w:webHidden/>
              </w:rPr>
              <w:fldChar w:fldCharType="end"/>
            </w:r>
            <w:r w:rsidRPr="005C623E">
              <w:rPr>
                <w:rStyle w:val="Hyperlink"/>
                <w:noProof/>
              </w:rPr>
              <w:fldChar w:fldCharType="end"/>
            </w:r>
          </w:ins>
        </w:p>
        <w:p w:rsidR="000D74AD" w:rsidRDefault="000D74AD">
          <w:pPr>
            <w:pStyle w:val="TOC1"/>
            <w:tabs>
              <w:tab w:val="right" w:leader="dot" w:pos="9350"/>
            </w:tabs>
            <w:rPr>
              <w:ins w:id="63" w:author="Nombre de usuario" w:date="2010-07-20T09:18:00Z"/>
              <w:rFonts w:asciiTheme="minorHAnsi" w:eastAsiaTheme="minorEastAsia" w:hAnsiTheme="minorHAnsi" w:cstheme="minorBidi"/>
              <w:noProof/>
              <w:lang w:bidi="ar-SA"/>
            </w:rPr>
          </w:pPr>
          <w:ins w:id="64"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"_Toc267380882"</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noProof/>
                <w:lang w:val="es-AR"/>
              </w:rPr>
              <w:t>4 - Análisis de la Competencia</w:t>
            </w:r>
            <w:r>
              <w:rPr>
                <w:noProof/>
                <w:webHidden/>
              </w:rPr>
              <w:tab/>
            </w:r>
            <w:r>
              <w:rPr>
                <w:noProof/>
                <w:webHidden/>
              </w:rPr>
              <w:fldChar w:fldCharType="begin"/>
            </w:r>
            <w:r>
              <w:rPr>
                <w:noProof/>
                <w:webHidden/>
              </w:rPr>
              <w:instrText xml:space="preserve"> PAGEREF _Toc267380882 \h </w:instrText>
            </w:r>
            <w:r>
              <w:rPr>
                <w:noProof/>
                <w:webHidden/>
              </w:rPr>
            </w:r>
          </w:ins>
          <w:r>
            <w:rPr>
              <w:noProof/>
              <w:webHidden/>
            </w:rPr>
            <w:fldChar w:fldCharType="separate"/>
          </w:r>
          <w:ins w:id="65" w:author="Nombre de usuario" w:date="2010-07-20T09:18:00Z">
            <w:r>
              <w:rPr>
                <w:noProof/>
                <w:webHidden/>
              </w:rPr>
              <w:t>22</w:t>
            </w:r>
            <w:r>
              <w:rPr>
                <w:noProof/>
                <w:webHidden/>
              </w:rPr>
              <w:fldChar w:fldCharType="end"/>
            </w:r>
            <w:r w:rsidRPr="005C623E">
              <w:rPr>
                <w:rStyle w:val="Hyperlink"/>
                <w:noProof/>
              </w:rPr>
              <w:fldChar w:fldCharType="end"/>
            </w:r>
          </w:ins>
        </w:p>
        <w:p w:rsidR="000D74AD" w:rsidRDefault="000D74AD">
          <w:pPr>
            <w:pStyle w:val="TOC1"/>
            <w:tabs>
              <w:tab w:val="right" w:leader="dot" w:pos="9350"/>
            </w:tabs>
            <w:rPr>
              <w:ins w:id="66" w:author="Nombre de usuario" w:date="2010-07-20T09:18:00Z"/>
              <w:rFonts w:asciiTheme="minorHAnsi" w:eastAsiaTheme="minorEastAsia" w:hAnsiTheme="minorHAnsi" w:cstheme="minorBidi"/>
              <w:noProof/>
              <w:lang w:bidi="ar-SA"/>
            </w:rPr>
          </w:pPr>
          <w:ins w:id="67"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"_Toc267380883"</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rFonts w:eastAsia="Times New Roman"/>
                <w:noProof/>
                <w:lang w:val="es-AR"/>
              </w:rPr>
              <w:t>A – Anexos</w:t>
            </w:r>
            <w:r>
              <w:rPr>
                <w:noProof/>
                <w:webHidden/>
              </w:rPr>
              <w:tab/>
            </w:r>
            <w:r>
              <w:rPr>
                <w:noProof/>
                <w:webHidden/>
              </w:rPr>
              <w:fldChar w:fldCharType="begin"/>
            </w:r>
            <w:r>
              <w:rPr>
                <w:noProof/>
                <w:webHidden/>
              </w:rPr>
              <w:instrText xml:space="preserve"> PAGEREF _Toc267380883 \h </w:instrText>
            </w:r>
            <w:r>
              <w:rPr>
                <w:noProof/>
                <w:webHidden/>
              </w:rPr>
            </w:r>
          </w:ins>
          <w:r>
            <w:rPr>
              <w:noProof/>
              <w:webHidden/>
            </w:rPr>
            <w:fldChar w:fldCharType="separate"/>
          </w:r>
          <w:ins w:id="68" w:author="Nombre de usuario" w:date="2010-07-20T09:18:00Z">
            <w:r>
              <w:rPr>
                <w:noProof/>
                <w:webHidden/>
              </w:rPr>
              <w:t>24</w:t>
            </w:r>
            <w:r>
              <w:rPr>
                <w:noProof/>
                <w:webHidden/>
              </w:rPr>
              <w:fldChar w:fldCharType="end"/>
            </w:r>
            <w:r w:rsidRPr="005C623E">
              <w:rPr>
                <w:rStyle w:val="Hyperlink"/>
                <w:noProof/>
              </w:rPr>
              <w:fldChar w:fldCharType="end"/>
            </w:r>
          </w:ins>
        </w:p>
        <w:p w:rsidR="000D74AD" w:rsidRDefault="000D74AD">
          <w:pPr>
            <w:pStyle w:val="TOC2"/>
            <w:tabs>
              <w:tab w:val="right" w:leader="dot" w:pos="9350"/>
            </w:tabs>
            <w:rPr>
              <w:ins w:id="69" w:author="Nombre de usuario" w:date="2010-07-20T09:18:00Z"/>
              <w:rFonts w:asciiTheme="minorHAnsi" w:eastAsiaTheme="minorEastAsia" w:hAnsiTheme="minorHAnsi" w:cstheme="minorBidi"/>
              <w:noProof/>
              <w:lang w:bidi="ar-SA"/>
            </w:rPr>
          </w:pPr>
          <w:ins w:id="70"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"_Toc267380884"</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noProof/>
                <w:lang w:val="es-AR"/>
              </w:rPr>
              <w:t>A.1 - Plano CeMI</w:t>
            </w:r>
            <w:r>
              <w:rPr>
                <w:noProof/>
                <w:webHidden/>
              </w:rPr>
              <w:tab/>
            </w:r>
            <w:r>
              <w:rPr>
                <w:noProof/>
                <w:webHidden/>
              </w:rPr>
              <w:fldChar w:fldCharType="begin"/>
            </w:r>
            <w:r>
              <w:rPr>
                <w:noProof/>
                <w:webHidden/>
              </w:rPr>
              <w:instrText xml:space="preserve"> PAGEREF _Toc267380884 \h </w:instrText>
            </w:r>
            <w:r>
              <w:rPr>
                <w:noProof/>
                <w:webHidden/>
              </w:rPr>
            </w:r>
          </w:ins>
          <w:r>
            <w:rPr>
              <w:noProof/>
              <w:webHidden/>
            </w:rPr>
            <w:fldChar w:fldCharType="separate"/>
          </w:r>
          <w:ins w:id="71" w:author="Nombre de usuario" w:date="2010-07-20T09:18:00Z">
            <w:r>
              <w:rPr>
                <w:noProof/>
                <w:webHidden/>
              </w:rPr>
              <w:t>25</w:t>
            </w:r>
            <w:r>
              <w:rPr>
                <w:noProof/>
                <w:webHidden/>
              </w:rPr>
              <w:fldChar w:fldCharType="end"/>
            </w:r>
            <w:r w:rsidRPr="005C623E">
              <w:rPr>
                <w:rStyle w:val="Hyperlink"/>
                <w:noProof/>
              </w:rPr>
              <w:fldChar w:fldCharType="end"/>
            </w:r>
          </w:ins>
        </w:p>
        <w:p w:rsidR="000D74AD" w:rsidRDefault="000D74AD">
          <w:pPr>
            <w:pStyle w:val="TOC2"/>
            <w:tabs>
              <w:tab w:val="right" w:leader="dot" w:pos="9350"/>
            </w:tabs>
            <w:rPr>
              <w:ins w:id="72" w:author="Nombre de usuario" w:date="2010-07-20T09:18:00Z"/>
              <w:rFonts w:asciiTheme="minorHAnsi" w:eastAsiaTheme="minorEastAsia" w:hAnsiTheme="minorHAnsi" w:cstheme="minorBidi"/>
              <w:noProof/>
              <w:lang w:bidi="ar-SA"/>
            </w:rPr>
          </w:pPr>
          <w:ins w:id="73"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"_Toc267380885"</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noProof/>
                <w:lang w:val="es-AR"/>
              </w:rPr>
              <w:t>A.2 –</w:t>
            </w:r>
            <w:r>
              <w:rPr>
                <w:noProof/>
                <w:webHidden/>
              </w:rPr>
              <w:tab/>
            </w:r>
            <w:r>
              <w:rPr>
                <w:noProof/>
                <w:webHidden/>
              </w:rPr>
              <w:fldChar w:fldCharType="begin"/>
            </w:r>
            <w:r>
              <w:rPr>
                <w:noProof/>
                <w:webHidden/>
              </w:rPr>
              <w:instrText xml:space="preserve"> PAGEREF _Toc267380885 \h </w:instrText>
            </w:r>
            <w:r>
              <w:rPr>
                <w:noProof/>
                <w:webHidden/>
              </w:rPr>
            </w:r>
          </w:ins>
          <w:r>
            <w:rPr>
              <w:noProof/>
              <w:webHidden/>
            </w:rPr>
            <w:fldChar w:fldCharType="separate"/>
          </w:r>
          <w:ins w:id="74" w:author="Nombre de usuario" w:date="2010-07-20T09:18:00Z">
            <w:r>
              <w:rPr>
                <w:noProof/>
                <w:webHidden/>
              </w:rPr>
              <w:t>26</w:t>
            </w:r>
            <w:r>
              <w:rPr>
                <w:noProof/>
                <w:webHidden/>
              </w:rPr>
              <w:fldChar w:fldCharType="end"/>
            </w:r>
            <w:r w:rsidRPr="005C623E">
              <w:rPr>
                <w:rStyle w:val="Hyperlink"/>
                <w:noProof/>
              </w:rPr>
              <w:fldChar w:fldCharType="end"/>
            </w:r>
          </w:ins>
        </w:p>
        <w:p w:rsidR="000D74AD" w:rsidRDefault="000D74AD">
          <w:pPr>
            <w:pStyle w:val="TOC3"/>
            <w:tabs>
              <w:tab w:val="right" w:leader="dot" w:pos="9350"/>
            </w:tabs>
            <w:rPr>
              <w:ins w:id="75" w:author="Nombre de usuario" w:date="2010-07-20T09:18:00Z"/>
              <w:rFonts w:asciiTheme="minorHAnsi" w:eastAsiaTheme="minorEastAsia" w:hAnsiTheme="minorHAnsi" w:cstheme="minorBidi"/>
              <w:noProof/>
              <w:lang w:bidi="ar-SA"/>
            </w:rPr>
          </w:pPr>
          <w:ins w:id="76"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"_Toc267380886"</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rFonts w:ascii="Georgia" w:hAnsi="Georgia" w:cs="Arial"/>
                <w:caps/>
                <w:noProof/>
                <w:spacing w:val="10"/>
                <w:lang w:val="es-ES"/>
              </w:rPr>
              <w:t>EMPRESAS Y N</w:t>
            </w:r>
            <w:r w:rsidRPr="005C623E">
              <w:rPr>
                <w:rStyle w:val="Hyperlink"/>
                <w:rFonts w:ascii="Georgia" w:hAnsi="Georgia" w:cs="Arial"/>
                <w:caps/>
                <w:noProof/>
                <w:spacing w:val="10"/>
                <w:lang w:val="es-ES"/>
              </w:rPr>
              <w:t>E</w:t>
            </w:r>
            <w:r w:rsidRPr="005C623E">
              <w:rPr>
                <w:rStyle w:val="Hyperlink"/>
                <w:rFonts w:ascii="Georgia" w:hAnsi="Georgia" w:cs="Arial"/>
                <w:caps/>
                <w:noProof/>
                <w:spacing w:val="10"/>
                <w:lang w:val="es-ES"/>
              </w:rPr>
              <w:t>GOCIOS</w:t>
            </w:r>
            <w:r>
              <w:rPr>
                <w:noProof/>
                <w:webHidden/>
              </w:rPr>
              <w:tab/>
            </w:r>
            <w:r>
              <w:rPr>
                <w:noProof/>
                <w:webHidden/>
              </w:rPr>
              <w:fldChar w:fldCharType="begin"/>
            </w:r>
            <w:r>
              <w:rPr>
                <w:noProof/>
                <w:webHidden/>
              </w:rPr>
              <w:instrText xml:space="preserve"> PAGEREF _Toc267380886 \h </w:instrText>
            </w:r>
            <w:r>
              <w:rPr>
                <w:noProof/>
                <w:webHidden/>
              </w:rPr>
            </w:r>
          </w:ins>
          <w:r>
            <w:rPr>
              <w:noProof/>
              <w:webHidden/>
            </w:rPr>
            <w:fldChar w:fldCharType="separate"/>
          </w:r>
          <w:ins w:id="77" w:author="Nombre de usuario" w:date="2010-07-20T09:18:00Z">
            <w:r>
              <w:rPr>
                <w:noProof/>
                <w:webHidden/>
              </w:rPr>
              <w:t>26</w:t>
            </w:r>
            <w:r>
              <w:rPr>
                <w:noProof/>
                <w:webHidden/>
              </w:rPr>
              <w:fldChar w:fldCharType="end"/>
            </w:r>
            <w:r w:rsidRPr="005C623E">
              <w:rPr>
                <w:rStyle w:val="Hyperlink"/>
                <w:noProof/>
              </w:rPr>
              <w:fldChar w:fldCharType="end"/>
            </w:r>
          </w:ins>
        </w:p>
        <w:p w:rsidR="000D74AD" w:rsidRDefault="000D74AD">
          <w:pPr>
            <w:pStyle w:val="TOC2"/>
            <w:tabs>
              <w:tab w:val="right" w:leader="dot" w:pos="9350"/>
            </w:tabs>
            <w:rPr>
              <w:ins w:id="78" w:author="Nombre de usuario" w:date="2010-07-20T09:18:00Z"/>
              <w:rFonts w:asciiTheme="minorHAnsi" w:eastAsiaTheme="minorEastAsia" w:hAnsiTheme="minorHAnsi" w:cstheme="minorBidi"/>
              <w:noProof/>
              <w:lang w:bidi="ar-SA"/>
            </w:rPr>
          </w:pPr>
          <w:ins w:id="79"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"_Toc267380887"</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rFonts w:ascii="Georgia" w:hAnsi="Georgia" w:cs="Arial"/>
                <w:b/>
                <w:bCs/>
                <w:noProof/>
                <w:spacing w:val="-5"/>
                <w:lang w:val="es-ES"/>
              </w:rPr>
              <w:t>Salud privada: obras sociales y medicina prepa</w:t>
            </w:r>
            <w:r w:rsidRPr="005C623E">
              <w:rPr>
                <w:rStyle w:val="Hyperlink"/>
                <w:rFonts w:ascii="Georgia" w:hAnsi="Georgia" w:cs="Arial"/>
                <w:b/>
                <w:bCs/>
                <w:noProof/>
                <w:spacing w:val="-5"/>
                <w:lang w:val="es-ES"/>
              </w:rPr>
              <w:t>g</w:t>
            </w:r>
            <w:r w:rsidRPr="005C623E">
              <w:rPr>
                <w:rStyle w:val="Hyperlink"/>
                <w:rFonts w:ascii="Georgia" w:hAnsi="Georgia" w:cs="Arial"/>
                <w:b/>
                <w:bCs/>
                <w:noProof/>
                <w:spacing w:val="-5"/>
                <w:lang w:val="es-ES"/>
              </w:rPr>
              <w:t>a en Argentina</w:t>
            </w:r>
            <w:r>
              <w:rPr>
                <w:noProof/>
                <w:webHidden/>
              </w:rPr>
              <w:tab/>
            </w:r>
            <w:r>
              <w:rPr>
                <w:noProof/>
                <w:webHidden/>
              </w:rPr>
              <w:fldChar w:fldCharType="begin"/>
            </w:r>
            <w:r>
              <w:rPr>
                <w:noProof/>
                <w:webHidden/>
              </w:rPr>
              <w:instrText xml:space="preserve"> PAGEREF _Toc267380887 \h </w:instrText>
            </w:r>
            <w:r>
              <w:rPr>
                <w:noProof/>
                <w:webHidden/>
              </w:rPr>
            </w:r>
          </w:ins>
          <w:r>
            <w:rPr>
              <w:noProof/>
              <w:webHidden/>
            </w:rPr>
            <w:fldChar w:fldCharType="separate"/>
          </w:r>
          <w:ins w:id="80" w:author="Nombre de usuario" w:date="2010-07-20T09:18:00Z">
            <w:r>
              <w:rPr>
                <w:noProof/>
                <w:webHidden/>
              </w:rPr>
              <w:t>26</w:t>
            </w:r>
            <w:r>
              <w:rPr>
                <w:noProof/>
                <w:webHidden/>
              </w:rPr>
              <w:fldChar w:fldCharType="end"/>
            </w:r>
            <w:r w:rsidRPr="005C623E">
              <w:rPr>
                <w:rStyle w:val="Hyperlink"/>
                <w:noProof/>
              </w:rPr>
              <w:fldChar w:fldCharType="end"/>
            </w:r>
          </w:ins>
        </w:p>
        <w:p w:rsidR="000D74AD" w:rsidRDefault="000D74AD">
          <w:pPr>
            <w:pStyle w:val="TOC2"/>
            <w:tabs>
              <w:tab w:val="right" w:leader="dot" w:pos="9350"/>
            </w:tabs>
            <w:rPr>
              <w:ins w:id="81" w:author="Nombre de usuario" w:date="2010-07-20T09:18:00Z"/>
              <w:rFonts w:asciiTheme="minorHAnsi" w:eastAsiaTheme="minorEastAsia" w:hAnsiTheme="minorHAnsi" w:cstheme="minorBidi"/>
              <w:noProof/>
              <w:lang w:bidi="ar-SA"/>
            </w:rPr>
          </w:pPr>
          <w:ins w:id="82"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"_Toc267380888"</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noProof/>
                <w:lang w:val="es-ES"/>
              </w:rPr>
              <w:t>A.3 –</w:t>
            </w:r>
            <w:r>
              <w:rPr>
                <w:noProof/>
                <w:webHidden/>
              </w:rPr>
              <w:tab/>
            </w:r>
            <w:r>
              <w:rPr>
                <w:noProof/>
                <w:webHidden/>
              </w:rPr>
              <w:fldChar w:fldCharType="begin"/>
            </w:r>
            <w:r>
              <w:rPr>
                <w:noProof/>
                <w:webHidden/>
              </w:rPr>
              <w:instrText xml:space="preserve"> PAGEREF _Toc267380888 \h </w:instrText>
            </w:r>
            <w:r>
              <w:rPr>
                <w:noProof/>
                <w:webHidden/>
              </w:rPr>
            </w:r>
          </w:ins>
          <w:r>
            <w:rPr>
              <w:noProof/>
              <w:webHidden/>
            </w:rPr>
            <w:fldChar w:fldCharType="separate"/>
          </w:r>
          <w:ins w:id="83" w:author="Nombre de usuario" w:date="2010-07-20T09:18:00Z">
            <w:r>
              <w:rPr>
                <w:noProof/>
                <w:webHidden/>
              </w:rPr>
              <w:t>30</w:t>
            </w:r>
            <w:r>
              <w:rPr>
                <w:noProof/>
                <w:webHidden/>
              </w:rPr>
              <w:fldChar w:fldCharType="end"/>
            </w:r>
            <w:r w:rsidRPr="005C623E">
              <w:rPr>
                <w:rStyle w:val="Hyperlink"/>
                <w:noProof/>
              </w:rPr>
              <w:fldChar w:fldCharType="end"/>
            </w:r>
          </w:ins>
        </w:p>
        <w:p w:rsidR="000D74AD" w:rsidRDefault="000D74AD">
          <w:pPr>
            <w:pStyle w:val="TOC3"/>
            <w:tabs>
              <w:tab w:val="right" w:leader="dot" w:pos="9350"/>
            </w:tabs>
            <w:rPr>
              <w:ins w:id="84" w:author="Nombre de usuario" w:date="2010-07-20T09:18:00Z"/>
              <w:rFonts w:asciiTheme="minorHAnsi" w:eastAsiaTheme="minorEastAsia" w:hAnsiTheme="minorHAnsi" w:cstheme="minorBidi"/>
              <w:noProof/>
              <w:lang w:bidi="ar-SA"/>
            </w:rPr>
          </w:pPr>
          <w:ins w:id="85"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"_Toc267380889"</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rFonts w:ascii="Georgia" w:hAnsi="Georgia" w:cs="Arial"/>
                <w:caps/>
                <w:noProof/>
                <w:spacing w:val="10"/>
                <w:lang w:val="es-ES"/>
              </w:rPr>
              <w:t>ECONOMÍA</w:t>
            </w:r>
            <w:r>
              <w:rPr>
                <w:noProof/>
                <w:webHidden/>
              </w:rPr>
              <w:tab/>
            </w:r>
            <w:r>
              <w:rPr>
                <w:noProof/>
                <w:webHidden/>
              </w:rPr>
              <w:fldChar w:fldCharType="begin"/>
            </w:r>
            <w:r>
              <w:rPr>
                <w:noProof/>
                <w:webHidden/>
              </w:rPr>
              <w:instrText xml:space="preserve"> PAGEREF _Toc267380889 \h </w:instrText>
            </w:r>
            <w:r>
              <w:rPr>
                <w:noProof/>
                <w:webHidden/>
              </w:rPr>
            </w:r>
          </w:ins>
          <w:r>
            <w:rPr>
              <w:noProof/>
              <w:webHidden/>
            </w:rPr>
            <w:fldChar w:fldCharType="separate"/>
          </w:r>
          <w:ins w:id="86" w:author="Nombre de usuario" w:date="2010-07-20T09:18:00Z">
            <w:r>
              <w:rPr>
                <w:noProof/>
                <w:webHidden/>
              </w:rPr>
              <w:t>30</w:t>
            </w:r>
            <w:r>
              <w:rPr>
                <w:noProof/>
                <w:webHidden/>
              </w:rPr>
              <w:fldChar w:fldCharType="end"/>
            </w:r>
            <w:r w:rsidRPr="005C623E">
              <w:rPr>
                <w:rStyle w:val="Hyperlink"/>
                <w:noProof/>
              </w:rPr>
              <w:fldChar w:fldCharType="end"/>
            </w:r>
          </w:ins>
        </w:p>
        <w:p w:rsidR="000D74AD" w:rsidRDefault="000D74AD">
          <w:pPr>
            <w:pStyle w:val="TOC2"/>
            <w:tabs>
              <w:tab w:val="right" w:leader="dot" w:pos="9350"/>
            </w:tabs>
            <w:rPr>
              <w:ins w:id="87" w:author="Nombre de usuario" w:date="2010-07-20T09:18:00Z"/>
              <w:rFonts w:asciiTheme="minorHAnsi" w:eastAsiaTheme="minorEastAsia" w:hAnsiTheme="minorHAnsi" w:cstheme="minorBidi"/>
              <w:noProof/>
              <w:lang w:bidi="ar-SA"/>
            </w:rPr>
          </w:pPr>
          <w:ins w:id="88"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"_Toc267380890"</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rFonts w:ascii="Georgia" w:hAnsi="Georgia" w:cs="Arial"/>
                <w:b/>
                <w:bCs/>
                <w:noProof/>
                <w:spacing w:val="-5"/>
                <w:lang w:val="es-ES"/>
              </w:rPr>
              <w:t>La salud en el país: cuánto se gasta y quién la paga</w:t>
            </w:r>
            <w:r>
              <w:rPr>
                <w:noProof/>
                <w:webHidden/>
              </w:rPr>
              <w:tab/>
            </w:r>
            <w:r>
              <w:rPr>
                <w:noProof/>
                <w:webHidden/>
              </w:rPr>
              <w:fldChar w:fldCharType="begin"/>
            </w:r>
            <w:r>
              <w:rPr>
                <w:noProof/>
                <w:webHidden/>
              </w:rPr>
              <w:instrText xml:space="preserve"> PAGEREF _Toc267380890 \h </w:instrText>
            </w:r>
            <w:r>
              <w:rPr>
                <w:noProof/>
                <w:webHidden/>
              </w:rPr>
            </w:r>
          </w:ins>
          <w:r>
            <w:rPr>
              <w:noProof/>
              <w:webHidden/>
            </w:rPr>
            <w:fldChar w:fldCharType="separate"/>
          </w:r>
          <w:ins w:id="89" w:author="Nombre de usuario" w:date="2010-07-20T09:18:00Z">
            <w:r>
              <w:rPr>
                <w:noProof/>
                <w:webHidden/>
              </w:rPr>
              <w:t>30</w:t>
            </w:r>
            <w:r>
              <w:rPr>
                <w:noProof/>
                <w:webHidden/>
              </w:rPr>
              <w:fldChar w:fldCharType="end"/>
            </w:r>
            <w:r w:rsidRPr="005C623E">
              <w:rPr>
                <w:rStyle w:val="Hyperlink"/>
                <w:noProof/>
              </w:rPr>
              <w:fldChar w:fldCharType="end"/>
            </w:r>
          </w:ins>
        </w:p>
        <w:p w:rsidR="000D74AD" w:rsidRDefault="000D74AD">
          <w:pPr>
            <w:pStyle w:val="TOC1"/>
            <w:tabs>
              <w:tab w:val="right" w:leader="dot" w:pos="9350"/>
            </w:tabs>
            <w:rPr>
              <w:ins w:id="90" w:author="Nombre de usuario" w:date="2010-07-20T09:18:00Z"/>
              <w:rFonts w:asciiTheme="minorHAnsi" w:eastAsiaTheme="minorEastAsia" w:hAnsiTheme="minorHAnsi" w:cstheme="minorBidi"/>
              <w:noProof/>
              <w:lang w:bidi="ar-SA"/>
            </w:rPr>
          </w:pPr>
          <w:ins w:id="91" w:author="Nombre de usuario" w:date="2010-07-20T09:18:00Z">
            <w:r w:rsidRPr="005C623E">
              <w:rPr>
                <w:rStyle w:val="Hyperlink"/>
                <w:noProof/>
              </w:rPr>
              <w:lastRenderedPageBreak/>
              <w:fldChar w:fldCharType="begin"/>
            </w:r>
            <w:r w:rsidRPr="005C623E">
              <w:rPr>
                <w:rStyle w:val="Hyperlink"/>
                <w:noProof/>
              </w:rPr>
              <w:instrText xml:space="preserve"> </w:instrText>
            </w:r>
            <w:r>
              <w:rPr>
                <w:noProof/>
              </w:rPr>
              <w:instrText>HYPERLINK \l "_Toc267380891"</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noProof/>
                <w:lang w:val="es-AR"/>
              </w:rPr>
              <w:t>8 - Aspecto Tecnológico Del Sistema</w:t>
            </w:r>
            <w:r>
              <w:rPr>
                <w:noProof/>
                <w:webHidden/>
              </w:rPr>
              <w:tab/>
            </w:r>
            <w:r>
              <w:rPr>
                <w:noProof/>
                <w:webHidden/>
              </w:rPr>
              <w:fldChar w:fldCharType="begin"/>
            </w:r>
            <w:r>
              <w:rPr>
                <w:noProof/>
                <w:webHidden/>
              </w:rPr>
              <w:instrText xml:space="preserve"> PAGEREF _Toc267380891 \h </w:instrText>
            </w:r>
            <w:r>
              <w:rPr>
                <w:noProof/>
                <w:webHidden/>
              </w:rPr>
            </w:r>
          </w:ins>
          <w:r>
            <w:rPr>
              <w:noProof/>
              <w:webHidden/>
            </w:rPr>
            <w:fldChar w:fldCharType="separate"/>
          </w:r>
          <w:ins w:id="92" w:author="Nombre de usuario" w:date="2010-07-20T09:18:00Z">
            <w:r>
              <w:rPr>
                <w:noProof/>
                <w:webHidden/>
              </w:rPr>
              <w:t>34</w:t>
            </w:r>
            <w:r>
              <w:rPr>
                <w:noProof/>
                <w:webHidden/>
              </w:rPr>
              <w:fldChar w:fldCharType="end"/>
            </w:r>
            <w:r w:rsidRPr="005C623E">
              <w:rPr>
                <w:rStyle w:val="Hyperlink"/>
                <w:noProof/>
              </w:rPr>
              <w:fldChar w:fldCharType="end"/>
            </w:r>
          </w:ins>
        </w:p>
        <w:p w:rsidR="000D74AD" w:rsidRDefault="000D74AD">
          <w:pPr>
            <w:pStyle w:val="TOC2"/>
            <w:tabs>
              <w:tab w:val="right" w:leader="dot" w:pos="9350"/>
            </w:tabs>
            <w:rPr>
              <w:ins w:id="93" w:author="Nombre de usuario" w:date="2010-07-20T09:18:00Z"/>
              <w:rFonts w:asciiTheme="minorHAnsi" w:eastAsiaTheme="minorEastAsia" w:hAnsiTheme="minorHAnsi" w:cstheme="minorBidi"/>
              <w:noProof/>
              <w:lang w:bidi="ar-SA"/>
            </w:rPr>
          </w:pPr>
          <w:ins w:id="94"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"_Toc267380892"</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rFonts w:eastAsia="Times New Roman"/>
                <w:noProof/>
                <w:lang w:val="es-AR"/>
              </w:rPr>
              <w:t>8.1 - Alcance del Sistema</w:t>
            </w:r>
            <w:r>
              <w:rPr>
                <w:noProof/>
                <w:webHidden/>
              </w:rPr>
              <w:tab/>
            </w:r>
            <w:r>
              <w:rPr>
                <w:noProof/>
                <w:webHidden/>
              </w:rPr>
              <w:fldChar w:fldCharType="begin"/>
            </w:r>
            <w:r>
              <w:rPr>
                <w:noProof/>
                <w:webHidden/>
              </w:rPr>
              <w:instrText xml:space="preserve"> PAGEREF _Toc267380892 \h </w:instrText>
            </w:r>
            <w:r>
              <w:rPr>
                <w:noProof/>
                <w:webHidden/>
              </w:rPr>
            </w:r>
          </w:ins>
          <w:r>
            <w:rPr>
              <w:noProof/>
              <w:webHidden/>
            </w:rPr>
            <w:fldChar w:fldCharType="separate"/>
          </w:r>
          <w:ins w:id="95" w:author="Nombre de usuario" w:date="2010-07-20T09:18:00Z">
            <w:r>
              <w:rPr>
                <w:noProof/>
                <w:webHidden/>
              </w:rPr>
              <w:t>34</w:t>
            </w:r>
            <w:r>
              <w:rPr>
                <w:noProof/>
                <w:webHidden/>
              </w:rPr>
              <w:fldChar w:fldCharType="end"/>
            </w:r>
            <w:r w:rsidRPr="005C623E">
              <w:rPr>
                <w:rStyle w:val="Hyperlink"/>
                <w:noProof/>
              </w:rPr>
              <w:fldChar w:fldCharType="end"/>
            </w:r>
          </w:ins>
        </w:p>
        <w:p w:rsidR="000D74AD" w:rsidRDefault="000D74AD">
          <w:pPr>
            <w:pStyle w:val="TOC3"/>
            <w:tabs>
              <w:tab w:val="right" w:leader="dot" w:pos="9350"/>
            </w:tabs>
            <w:rPr>
              <w:ins w:id="96" w:author="Nombre de usuario" w:date="2010-07-20T09:18:00Z"/>
              <w:rFonts w:asciiTheme="minorHAnsi" w:eastAsiaTheme="minorEastAsia" w:hAnsiTheme="minorHAnsi" w:cstheme="minorBidi"/>
              <w:noProof/>
              <w:lang w:bidi="ar-SA"/>
            </w:rPr>
          </w:pPr>
          <w:ins w:id="97"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"_Toc267380893"</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rFonts w:eastAsia="Times New Roman"/>
                <w:noProof/>
                <w:lang w:val="es-AR"/>
              </w:rPr>
              <w:t>Web Marketing</w:t>
            </w:r>
            <w:r>
              <w:rPr>
                <w:noProof/>
                <w:webHidden/>
              </w:rPr>
              <w:tab/>
            </w:r>
            <w:r>
              <w:rPr>
                <w:noProof/>
                <w:webHidden/>
              </w:rPr>
              <w:fldChar w:fldCharType="begin"/>
            </w:r>
            <w:r>
              <w:rPr>
                <w:noProof/>
                <w:webHidden/>
              </w:rPr>
              <w:instrText xml:space="preserve"> PAGEREF _Toc267380893 \h </w:instrText>
            </w:r>
            <w:r>
              <w:rPr>
                <w:noProof/>
                <w:webHidden/>
              </w:rPr>
            </w:r>
          </w:ins>
          <w:r>
            <w:rPr>
              <w:noProof/>
              <w:webHidden/>
            </w:rPr>
            <w:fldChar w:fldCharType="separate"/>
          </w:r>
          <w:ins w:id="98" w:author="Nombre de usuario" w:date="2010-07-20T09:18:00Z">
            <w:r>
              <w:rPr>
                <w:noProof/>
                <w:webHidden/>
              </w:rPr>
              <w:t>34</w:t>
            </w:r>
            <w:r>
              <w:rPr>
                <w:noProof/>
                <w:webHidden/>
              </w:rPr>
              <w:fldChar w:fldCharType="end"/>
            </w:r>
            <w:r w:rsidRPr="005C623E">
              <w:rPr>
                <w:rStyle w:val="Hyperlink"/>
                <w:noProof/>
              </w:rPr>
              <w:fldChar w:fldCharType="end"/>
            </w:r>
          </w:ins>
        </w:p>
        <w:p w:rsidR="000D74AD" w:rsidRDefault="000D74AD">
          <w:pPr>
            <w:pStyle w:val="TOC3"/>
            <w:tabs>
              <w:tab w:val="right" w:leader="dot" w:pos="9350"/>
            </w:tabs>
            <w:rPr>
              <w:ins w:id="99" w:author="Nombre de usuario" w:date="2010-07-20T09:18:00Z"/>
              <w:rFonts w:asciiTheme="minorHAnsi" w:eastAsiaTheme="minorEastAsia" w:hAnsiTheme="minorHAnsi" w:cstheme="minorBidi"/>
              <w:noProof/>
              <w:lang w:bidi="ar-SA"/>
            </w:rPr>
          </w:pPr>
          <w:ins w:id="100"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"_Toc267380894"</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rFonts w:eastAsia="Times New Roman"/>
                <w:noProof/>
                <w:lang w:val="es-AR"/>
              </w:rPr>
              <w:t>E-Bussiness</w:t>
            </w:r>
            <w:r>
              <w:rPr>
                <w:noProof/>
                <w:webHidden/>
              </w:rPr>
              <w:tab/>
            </w:r>
            <w:r>
              <w:rPr>
                <w:noProof/>
                <w:webHidden/>
              </w:rPr>
              <w:fldChar w:fldCharType="begin"/>
            </w:r>
            <w:r>
              <w:rPr>
                <w:noProof/>
                <w:webHidden/>
              </w:rPr>
              <w:instrText xml:space="preserve"> PAGEREF _Toc267380894 \h </w:instrText>
            </w:r>
            <w:r>
              <w:rPr>
                <w:noProof/>
                <w:webHidden/>
              </w:rPr>
            </w:r>
          </w:ins>
          <w:r>
            <w:rPr>
              <w:noProof/>
              <w:webHidden/>
            </w:rPr>
            <w:fldChar w:fldCharType="separate"/>
          </w:r>
          <w:ins w:id="101" w:author="Nombre de usuario" w:date="2010-07-20T09:18:00Z">
            <w:r>
              <w:rPr>
                <w:noProof/>
                <w:webHidden/>
              </w:rPr>
              <w:t>34</w:t>
            </w:r>
            <w:r>
              <w:rPr>
                <w:noProof/>
                <w:webHidden/>
              </w:rPr>
              <w:fldChar w:fldCharType="end"/>
            </w:r>
            <w:r w:rsidRPr="005C623E">
              <w:rPr>
                <w:rStyle w:val="Hyperlink"/>
                <w:noProof/>
              </w:rPr>
              <w:fldChar w:fldCharType="end"/>
            </w:r>
          </w:ins>
        </w:p>
        <w:p w:rsidR="000D74AD" w:rsidRDefault="000D74AD">
          <w:pPr>
            <w:pStyle w:val="TOC2"/>
            <w:tabs>
              <w:tab w:val="right" w:leader="dot" w:pos="9350"/>
            </w:tabs>
            <w:rPr>
              <w:ins w:id="102" w:author="Nombre de usuario" w:date="2010-07-20T09:18:00Z"/>
              <w:rFonts w:asciiTheme="minorHAnsi" w:eastAsiaTheme="minorEastAsia" w:hAnsiTheme="minorHAnsi" w:cstheme="minorBidi"/>
              <w:noProof/>
              <w:lang w:bidi="ar-SA"/>
            </w:rPr>
          </w:pPr>
          <w:ins w:id="103"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"_Toc267380895"</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rFonts w:eastAsia="Times New Roman"/>
                <w:noProof/>
                <w:lang w:val="es-AR"/>
              </w:rPr>
              <w:t>8.2 - Módulos del Sistema y Forma de Entrega</w:t>
            </w:r>
            <w:r>
              <w:rPr>
                <w:noProof/>
                <w:webHidden/>
              </w:rPr>
              <w:tab/>
            </w:r>
            <w:r>
              <w:rPr>
                <w:noProof/>
                <w:webHidden/>
              </w:rPr>
              <w:fldChar w:fldCharType="begin"/>
            </w:r>
            <w:r>
              <w:rPr>
                <w:noProof/>
                <w:webHidden/>
              </w:rPr>
              <w:instrText xml:space="preserve"> PAGEREF _Toc267380895 \h </w:instrText>
            </w:r>
            <w:r>
              <w:rPr>
                <w:noProof/>
                <w:webHidden/>
              </w:rPr>
            </w:r>
          </w:ins>
          <w:r>
            <w:rPr>
              <w:noProof/>
              <w:webHidden/>
            </w:rPr>
            <w:fldChar w:fldCharType="separate"/>
          </w:r>
          <w:ins w:id="104" w:author="Nombre de usuario" w:date="2010-07-20T09:18:00Z">
            <w:r>
              <w:rPr>
                <w:noProof/>
                <w:webHidden/>
              </w:rPr>
              <w:t>35</w:t>
            </w:r>
            <w:r>
              <w:rPr>
                <w:noProof/>
                <w:webHidden/>
              </w:rPr>
              <w:fldChar w:fldCharType="end"/>
            </w:r>
            <w:r w:rsidRPr="005C623E">
              <w:rPr>
                <w:rStyle w:val="Hyperlink"/>
                <w:noProof/>
              </w:rPr>
              <w:fldChar w:fldCharType="end"/>
            </w:r>
          </w:ins>
        </w:p>
        <w:p w:rsidR="000D74AD" w:rsidRDefault="000D74AD">
          <w:pPr>
            <w:pStyle w:val="TOC2"/>
            <w:tabs>
              <w:tab w:val="right" w:leader="dot" w:pos="9350"/>
            </w:tabs>
            <w:rPr>
              <w:ins w:id="105" w:author="Nombre de usuario" w:date="2010-07-20T09:18:00Z"/>
              <w:rFonts w:asciiTheme="minorHAnsi" w:eastAsiaTheme="minorEastAsia" w:hAnsiTheme="minorHAnsi" w:cstheme="minorBidi"/>
              <w:noProof/>
              <w:lang w:bidi="ar-SA"/>
            </w:rPr>
          </w:pPr>
          <w:ins w:id="106"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"_Toc267380896"</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rFonts w:eastAsia="Times New Roman"/>
                <w:noProof/>
                <w:lang w:val="es-AR"/>
              </w:rPr>
              <w:t>8.3 - Modalidad de tenencia del código fuente</w:t>
            </w:r>
            <w:r>
              <w:rPr>
                <w:noProof/>
                <w:webHidden/>
              </w:rPr>
              <w:tab/>
            </w:r>
            <w:r>
              <w:rPr>
                <w:noProof/>
                <w:webHidden/>
              </w:rPr>
              <w:fldChar w:fldCharType="begin"/>
            </w:r>
            <w:r>
              <w:rPr>
                <w:noProof/>
                <w:webHidden/>
              </w:rPr>
              <w:instrText xml:space="preserve"> PAGEREF _Toc267380896 \h </w:instrText>
            </w:r>
            <w:r>
              <w:rPr>
                <w:noProof/>
                <w:webHidden/>
              </w:rPr>
            </w:r>
          </w:ins>
          <w:r>
            <w:rPr>
              <w:noProof/>
              <w:webHidden/>
            </w:rPr>
            <w:fldChar w:fldCharType="separate"/>
          </w:r>
          <w:ins w:id="107" w:author="Nombre de usuario" w:date="2010-07-20T09:18:00Z">
            <w:r>
              <w:rPr>
                <w:noProof/>
                <w:webHidden/>
              </w:rPr>
              <w:t>35</w:t>
            </w:r>
            <w:r>
              <w:rPr>
                <w:noProof/>
                <w:webHidden/>
              </w:rPr>
              <w:fldChar w:fldCharType="end"/>
            </w:r>
            <w:r w:rsidRPr="005C623E">
              <w:rPr>
                <w:rStyle w:val="Hyperlink"/>
                <w:noProof/>
              </w:rPr>
              <w:fldChar w:fldCharType="end"/>
            </w:r>
          </w:ins>
        </w:p>
        <w:p w:rsidR="000D74AD" w:rsidRDefault="000D74AD">
          <w:pPr>
            <w:pStyle w:val="TOC2"/>
            <w:tabs>
              <w:tab w:val="right" w:leader="dot" w:pos="9350"/>
            </w:tabs>
            <w:rPr>
              <w:ins w:id="108" w:author="Nombre de usuario" w:date="2010-07-20T09:18:00Z"/>
              <w:rFonts w:asciiTheme="minorHAnsi" w:eastAsiaTheme="minorEastAsia" w:hAnsiTheme="minorHAnsi" w:cstheme="minorBidi"/>
              <w:noProof/>
              <w:lang w:bidi="ar-SA"/>
            </w:rPr>
          </w:pPr>
          <w:ins w:id="109"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"_Toc267380897"</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rFonts w:eastAsia="Times New Roman"/>
                <w:noProof/>
                <w:lang w:val="es-AR"/>
              </w:rPr>
              <w:t>8.4 - Tiempo De Entrega</w:t>
            </w:r>
            <w:r>
              <w:rPr>
                <w:noProof/>
                <w:webHidden/>
              </w:rPr>
              <w:tab/>
            </w:r>
            <w:r>
              <w:rPr>
                <w:noProof/>
                <w:webHidden/>
              </w:rPr>
              <w:fldChar w:fldCharType="begin"/>
            </w:r>
            <w:r>
              <w:rPr>
                <w:noProof/>
                <w:webHidden/>
              </w:rPr>
              <w:instrText xml:space="preserve"> PAGEREF _Toc267380897 \h </w:instrText>
            </w:r>
            <w:r>
              <w:rPr>
                <w:noProof/>
                <w:webHidden/>
              </w:rPr>
            </w:r>
          </w:ins>
          <w:r>
            <w:rPr>
              <w:noProof/>
              <w:webHidden/>
            </w:rPr>
            <w:fldChar w:fldCharType="separate"/>
          </w:r>
          <w:ins w:id="110" w:author="Nombre de usuario" w:date="2010-07-20T09:18:00Z">
            <w:r>
              <w:rPr>
                <w:noProof/>
                <w:webHidden/>
              </w:rPr>
              <w:t>36</w:t>
            </w:r>
            <w:r>
              <w:rPr>
                <w:noProof/>
                <w:webHidden/>
              </w:rPr>
              <w:fldChar w:fldCharType="end"/>
            </w:r>
            <w:r w:rsidRPr="005C623E">
              <w:rPr>
                <w:rStyle w:val="Hyperlink"/>
                <w:noProof/>
              </w:rPr>
              <w:fldChar w:fldCharType="end"/>
            </w:r>
          </w:ins>
        </w:p>
        <w:p w:rsidR="000D74AD" w:rsidRDefault="000D74AD">
          <w:pPr>
            <w:pStyle w:val="TOC2"/>
            <w:tabs>
              <w:tab w:val="right" w:leader="dot" w:pos="9350"/>
            </w:tabs>
            <w:rPr>
              <w:ins w:id="111" w:author="Nombre de usuario" w:date="2010-07-20T09:18:00Z"/>
              <w:rFonts w:asciiTheme="minorHAnsi" w:eastAsiaTheme="minorEastAsia" w:hAnsiTheme="minorHAnsi" w:cstheme="minorBidi"/>
              <w:noProof/>
              <w:lang w:bidi="ar-SA"/>
            </w:rPr>
          </w:pPr>
          <w:ins w:id="112"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"_Toc267380898"</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rFonts w:eastAsia="Times New Roman"/>
                <w:noProof/>
                <w:lang w:val="es-AR"/>
              </w:rPr>
              <w:t xml:space="preserve">8.5 - </w:t>
            </w:r>
            <w:r w:rsidRPr="005C623E">
              <w:rPr>
                <w:rStyle w:val="Hyperlink"/>
                <w:rFonts w:eastAsia="Times New Roman"/>
                <w:b/>
                <w:bCs/>
                <w:noProof/>
                <w:lang w:val="es-AR"/>
              </w:rPr>
              <w:t>Costo Del Sistema</w:t>
            </w:r>
            <w:r>
              <w:rPr>
                <w:noProof/>
                <w:webHidden/>
              </w:rPr>
              <w:tab/>
            </w:r>
            <w:r>
              <w:rPr>
                <w:noProof/>
                <w:webHidden/>
              </w:rPr>
              <w:fldChar w:fldCharType="begin"/>
            </w:r>
            <w:r>
              <w:rPr>
                <w:noProof/>
                <w:webHidden/>
              </w:rPr>
              <w:instrText xml:space="preserve"> PAGEREF _Toc267380898 \h </w:instrText>
            </w:r>
            <w:r>
              <w:rPr>
                <w:noProof/>
                <w:webHidden/>
              </w:rPr>
            </w:r>
          </w:ins>
          <w:r>
            <w:rPr>
              <w:noProof/>
              <w:webHidden/>
            </w:rPr>
            <w:fldChar w:fldCharType="separate"/>
          </w:r>
          <w:ins w:id="113" w:author="Nombre de usuario" w:date="2010-07-20T09:18:00Z">
            <w:r>
              <w:rPr>
                <w:noProof/>
                <w:webHidden/>
              </w:rPr>
              <w:t>44</w:t>
            </w:r>
            <w:r>
              <w:rPr>
                <w:noProof/>
                <w:webHidden/>
              </w:rPr>
              <w:fldChar w:fldCharType="end"/>
            </w:r>
            <w:r w:rsidRPr="005C623E">
              <w:rPr>
                <w:rStyle w:val="Hyperlink"/>
                <w:noProof/>
              </w:rPr>
              <w:fldChar w:fldCharType="end"/>
            </w:r>
          </w:ins>
        </w:p>
        <w:p w:rsidR="000D74AD" w:rsidRDefault="000D74AD">
          <w:pPr>
            <w:pStyle w:val="TOC2"/>
            <w:tabs>
              <w:tab w:val="right" w:leader="dot" w:pos="9350"/>
            </w:tabs>
            <w:rPr>
              <w:ins w:id="114" w:author="Nombre de usuario" w:date="2010-07-20T09:18:00Z"/>
              <w:rFonts w:asciiTheme="minorHAnsi" w:eastAsiaTheme="minorEastAsia" w:hAnsiTheme="minorHAnsi" w:cstheme="minorBidi"/>
              <w:noProof/>
              <w:lang w:bidi="ar-SA"/>
            </w:rPr>
          </w:pPr>
          <w:ins w:id="115" w:author="Nombre de usuario" w:date="2010-07-20T09:18:00Z">
            <w:r w:rsidRPr="005C623E">
              <w:rPr>
                <w:rStyle w:val="Hyperlink"/>
                <w:noProof/>
              </w:rPr>
              <w:fldChar w:fldCharType="begin"/>
            </w:r>
            <w:r w:rsidRPr="005C623E">
              <w:rPr>
                <w:rStyle w:val="Hyperlink"/>
                <w:noProof/>
              </w:rPr>
              <w:instrText xml:space="preserve"> </w:instrText>
            </w:r>
            <w:r>
              <w:rPr>
                <w:noProof/>
              </w:rPr>
              <w:instrText>HYPERLINK \l "_Toc267380899"</w:instrText>
            </w:r>
            <w:r w:rsidRPr="005C623E">
              <w:rPr>
                <w:rStyle w:val="Hyperlink"/>
                <w:noProof/>
              </w:rPr>
              <w:instrText xml:space="preserve"> </w:instrText>
            </w:r>
            <w:r w:rsidRPr="005C623E">
              <w:rPr>
                <w:rStyle w:val="Hyperlink"/>
                <w:noProof/>
              </w:rPr>
            </w:r>
            <w:r w:rsidRPr="005C623E">
              <w:rPr>
                <w:rStyle w:val="Hyperlink"/>
                <w:noProof/>
              </w:rPr>
              <w:fldChar w:fldCharType="separate"/>
            </w:r>
            <w:r w:rsidRPr="005C623E">
              <w:rPr>
                <w:rStyle w:val="Hyperlink"/>
                <w:noProof/>
                <w:lang w:val="es-AR"/>
              </w:rPr>
              <w:t>8.6 – Forma De Pago</w:t>
            </w:r>
            <w:r>
              <w:rPr>
                <w:noProof/>
                <w:webHidden/>
              </w:rPr>
              <w:tab/>
            </w:r>
            <w:r>
              <w:rPr>
                <w:noProof/>
                <w:webHidden/>
              </w:rPr>
              <w:fldChar w:fldCharType="begin"/>
            </w:r>
            <w:r>
              <w:rPr>
                <w:noProof/>
                <w:webHidden/>
              </w:rPr>
              <w:instrText xml:space="preserve"> PAGEREF _Toc267380899 \h </w:instrText>
            </w:r>
            <w:r>
              <w:rPr>
                <w:noProof/>
                <w:webHidden/>
              </w:rPr>
            </w:r>
          </w:ins>
          <w:r>
            <w:rPr>
              <w:noProof/>
              <w:webHidden/>
            </w:rPr>
            <w:fldChar w:fldCharType="separate"/>
          </w:r>
          <w:ins w:id="116" w:author="Nombre de usuario" w:date="2010-07-20T09:18:00Z">
            <w:r>
              <w:rPr>
                <w:noProof/>
                <w:webHidden/>
              </w:rPr>
              <w:t>44</w:t>
            </w:r>
            <w:r>
              <w:rPr>
                <w:noProof/>
                <w:webHidden/>
              </w:rPr>
              <w:fldChar w:fldCharType="end"/>
            </w:r>
            <w:r w:rsidRPr="005C623E">
              <w:rPr>
                <w:rStyle w:val="Hyperlink"/>
                <w:noProof/>
              </w:rPr>
              <w:fldChar w:fldCharType="end"/>
            </w:r>
          </w:ins>
        </w:p>
        <w:p w:rsidR="00E93095" w:rsidDel="000D74AD" w:rsidRDefault="00E93095">
          <w:pPr>
            <w:pStyle w:val="TOC1"/>
            <w:tabs>
              <w:tab w:val="right" w:leader="dot" w:pos="9350"/>
            </w:tabs>
            <w:rPr>
              <w:del w:id="117" w:author="Nombre de usuario" w:date="2010-07-20T09:18:00Z"/>
              <w:rFonts w:asciiTheme="minorHAnsi" w:eastAsiaTheme="minorEastAsia" w:hAnsiTheme="minorHAnsi" w:cstheme="minorBidi"/>
              <w:noProof/>
              <w:lang w:bidi="ar-SA"/>
            </w:rPr>
          </w:pPr>
          <w:del w:id="118" w:author="Nombre de usuario" w:date="2010-07-20T09:18:00Z">
            <w:r w:rsidRPr="000D74AD" w:rsidDel="000D74AD">
              <w:rPr>
                <w:rFonts w:eastAsia="Times New Roman"/>
                <w:noProof/>
                <w:kern w:val="36"/>
                <w:lang w:val="es-AR"/>
                <w:rPrChange w:id="119" w:author="Nombre de usuario" w:date="2010-07-20T09:18:00Z">
                  <w:rPr>
                    <w:rStyle w:val="Hyperlink"/>
                    <w:rFonts w:eastAsia="Times New Roman"/>
                    <w:noProof/>
                    <w:kern w:val="36"/>
                    <w:lang w:val="es-AR"/>
                  </w:rPr>
                </w:rPrChange>
              </w:rPr>
              <w:delText>1 - El Proyecto</w:delText>
            </w:r>
            <w:r w:rsidDel="000D74AD">
              <w:rPr>
                <w:noProof/>
                <w:webHidden/>
              </w:rPr>
              <w:tab/>
            </w:r>
            <w:r w:rsidR="000D74AD" w:rsidDel="000D74AD">
              <w:rPr>
                <w:noProof/>
                <w:webHidden/>
              </w:rPr>
              <w:delText>3</w:delText>
            </w:r>
          </w:del>
        </w:p>
        <w:p w:rsidR="00E93095" w:rsidDel="000D74AD" w:rsidRDefault="00E93095">
          <w:pPr>
            <w:pStyle w:val="TOC2"/>
            <w:tabs>
              <w:tab w:val="right" w:leader="dot" w:pos="9350"/>
            </w:tabs>
            <w:rPr>
              <w:del w:id="120" w:author="Nombre de usuario" w:date="2010-07-20T09:18:00Z"/>
              <w:rFonts w:asciiTheme="minorHAnsi" w:eastAsiaTheme="minorEastAsia" w:hAnsiTheme="minorHAnsi" w:cstheme="minorBidi"/>
              <w:noProof/>
              <w:lang w:bidi="ar-SA"/>
            </w:rPr>
          </w:pPr>
          <w:del w:id="121" w:author="Nombre de usuario" w:date="2010-07-20T09:18:00Z">
            <w:r w:rsidRPr="000D74AD" w:rsidDel="000D74AD">
              <w:rPr>
                <w:rFonts w:eastAsia="Times New Roman"/>
                <w:noProof/>
                <w:lang w:val="es-AR"/>
                <w:rPrChange w:id="122" w:author="Nombre de usuario" w:date="2010-07-20T09:18:00Z">
                  <w:rPr>
                    <w:rStyle w:val="Hyperlink"/>
                    <w:rFonts w:eastAsia="Times New Roman"/>
                    <w:noProof/>
                    <w:lang w:val="es-AR"/>
                  </w:rPr>
                </w:rPrChange>
              </w:rPr>
              <w:delText>1.1 - Breve Descripción del Proyecto</w:delText>
            </w:r>
            <w:r w:rsidDel="000D74AD">
              <w:rPr>
                <w:noProof/>
                <w:webHidden/>
              </w:rPr>
              <w:tab/>
            </w:r>
            <w:r w:rsidR="000D74AD" w:rsidDel="000D74AD">
              <w:rPr>
                <w:noProof/>
                <w:webHidden/>
              </w:rPr>
              <w:delText>3</w:delText>
            </w:r>
          </w:del>
        </w:p>
        <w:p w:rsidR="00E93095" w:rsidDel="000D74AD" w:rsidRDefault="00E93095">
          <w:pPr>
            <w:pStyle w:val="TOC2"/>
            <w:tabs>
              <w:tab w:val="right" w:leader="dot" w:pos="9350"/>
            </w:tabs>
            <w:rPr>
              <w:del w:id="123" w:author="Nombre de usuario" w:date="2010-07-20T09:18:00Z"/>
              <w:rFonts w:asciiTheme="minorHAnsi" w:eastAsiaTheme="minorEastAsia" w:hAnsiTheme="minorHAnsi" w:cstheme="minorBidi"/>
              <w:noProof/>
              <w:lang w:bidi="ar-SA"/>
            </w:rPr>
          </w:pPr>
          <w:del w:id="124" w:author="Nombre de usuario" w:date="2010-07-20T09:18:00Z">
            <w:r w:rsidRPr="000D74AD" w:rsidDel="000D74AD">
              <w:rPr>
                <w:rFonts w:eastAsia="Times New Roman"/>
                <w:noProof/>
                <w:lang w:val="es-AR"/>
                <w:rPrChange w:id="125" w:author="Nombre de usuario" w:date="2010-07-20T09:18:00Z">
                  <w:rPr>
                    <w:rStyle w:val="Hyperlink"/>
                    <w:rFonts w:eastAsia="Times New Roman"/>
                    <w:noProof/>
                    <w:lang w:val="es-AR"/>
                  </w:rPr>
                </w:rPrChange>
              </w:rPr>
              <w:delText>1.2 - Situación Actual del Proyecto</w:delText>
            </w:r>
            <w:r w:rsidDel="000D74AD">
              <w:rPr>
                <w:noProof/>
                <w:webHidden/>
              </w:rPr>
              <w:tab/>
            </w:r>
            <w:r w:rsidR="000D74AD" w:rsidDel="000D74AD">
              <w:rPr>
                <w:noProof/>
                <w:webHidden/>
              </w:rPr>
              <w:delText>3</w:delText>
            </w:r>
          </w:del>
        </w:p>
        <w:p w:rsidR="00E93095" w:rsidDel="000D74AD" w:rsidRDefault="00E93095">
          <w:pPr>
            <w:pStyle w:val="TOC2"/>
            <w:tabs>
              <w:tab w:val="right" w:leader="dot" w:pos="9350"/>
            </w:tabs>
            <w:rPr>
              <w:del w:id="126" w:author="Nombre de usuario" w:date="2010-07-20T09:18:00Z"/>
              <w:rFonts w:asciiTheme="minorHAnsi" w:eastAsiaTheme="minorEastAsia" w:hAnsiTheme="minorHAnsi" w:cstheme="minorBidi"/>
              <w:noProof/>
              <w:lang w:bidi="ar-SA"/>
            </w:rPr>
          </w:pPr>
          <w:del w:id="127" w:author="Nombre de usuario" w:date="2010-07-20T09:18:00Z">
            <w:r w:rsidRPr="000D74AD" w:rsidDel="000D74AD">
              <w:rPr>
                <w:rFonts w:eastAsia="Times New Roman"/>
                <w:noProof/>
                <w:lang w:val="es-AR"/>
                <w:rPrChange w:id="128" w:author="Nombre de usuario" w:date="2010-07-20T09:18:00Z">
                  <w:rPr>
                    <w:rStyle w:val="Hyperlink"/>
                    <w:rFonts w:eastAsia="Times New Roman"/>
                    <w:noProof/>
                    <w:lang w:val="es-AR"/>
                  </w:rPr>
                </w:rPrChange>
              </w:rPr>
              <w:delText>1.3 - ¿Qué hace único a nuestro proyecto?</w:delText>
            </w:r>
            <w:r w:rsidDel="000D74AD">
              <w:rPr>
                <w:noProof/>
                <w:webHidden/>
              </w:rPr>
              <w:tab/>
            </w:r>
            <w:r w:rsidR="000D74AD" w:rsidDel="000D74AD">
              <w:rPr>
                <w:noProof/>
                <w:webHidden/>
              </w:rPr>
              <w:delText>5</w:delText>
            </w:r>
          </w:del>
        </w:p>
        <w:p w:rsidR="00E93095" w:rsidDel="000D74AD" w:rsidRDefault="00E93095">
          <w:pPr>
            <w:pStyle w:val="TOC3"/>
            <w:tabs>
              <w:tab w:val="right" w:leader="dot" w:pos="9350"/>
            </w:tabs>
            <w:rPr>
              <w:del w:id="129" w:author="Nombre de usuario" w:date="2010-07-20T09:18:00Z"/>
              <w:rFonts w:asciiTheme="minorHAnsi" w:eastAsiaTheme="minorEastAsia" w:hAnsiTheme="minorHAnsi" w:cstheme="minorBidi"/>
              <w:noProof/>
              <w:lang w:bidi="ar-SA"/>
            </w:rPr>
          </w:pPr>
          <w:del w:id="130" w:author="Nombre de usuario" w:date="2010-07-20T09:18:00Z">
            <w:r w:rsidRPr="000D74AD" w:rsidDel="000D74AD">
              <w:rPr>
                <w:noProof/>
                <w:lang w:val="es-AR"/>
                <w:rPrChange w:id="131" w:author="Nombre de usuario" w:date="2010-07-20T09:18:00Z">
                  <w:rPr>
                    <w:rStyle w:val="Hyperlink"/>
                    <w:noProof/>
                    <w:lang w:val="es-AR"/>
                  </w:rPr>
                </w:rPrChange>
              </w:rPr>
              <w:delText>Centro Diagnóstico Rosario</w:delText>
            </w:r>
            <w:r w:rsidDel="000D74AD">
              <w:rPr>
                <w:noProof/>
                <w:webHidden/>
              </w:rPr>
              <w:tab/>
            </w:r>
            <w:r w:rsidR="000D74AD" w:rsidDel="000D74AD">
              <w:rPr>
                <w:noProof/>
                <w:webHidden/>
              </w:rPr>
              <w:delText>6</w:delText>
            </w:r>
          </w:del>
        </w:p>
        <w:p w:rsidR="00E93095" w:rsidDel="000D74AD" w:rsidRDefault="00E93095">
          <w:pPr>
            <w:pStyle w:val="TOC3"/>
            <w:tabs>
              <w:tab w:val="right" w:leader="dot" w:pos="9350"/>
            </w:tabs>
            <w:rPr>
              <w:del w:id="132" w:author="Nombre de usuario" w:date="2010-07-20T09:18:00Z"/>
              <w:rFonts w:asciiTheme="minorHAnsi" w:eastAsiaTheme="minorEastAsia" w:hAnsiTheme="minorHAnsi" w:cstheme="minorBidi"/>
              <w:noProof/>
              <w:lang w:bidi="ar-SA"/>
            </w:rPr>
          </w:pPr>
          <w:del w:id="133" w:author="Nombre de usuario" w:date="2010-07-20T09:18:00Z">
            <w:r w:rsidRPr="000D74AD" w:rsidDel="000D74AD">
              <w:rPr>
                <w:noProof/>
                <w:lang w:val="es-AR"/>
                <w:rPrChange w:id="134" w:author="Nombre de usuario" w:date="2010-07-20T09:18:00Z">
                  <w:rPr>
                    <w:rStyle w:val="Hyperlink"/>
                    <w:noProof/>
                    <w:lang w:val="es-AR"/>
                  </w:rPr>
                </w:rPrChange>
              </w:rPr>
              <w:delText>Sanatorio Centro</w:delText>
            </w:r>
            <w:r w:rsidDel="000D74AD">
              <w:rPr>
                <w:noProof/>
                <w:webHidden/>
              </w:rPr>
              <w:tab/>
            </w:r>
            <w:r w:rsidR="000D74AD" w:rsidDel="000D74AD">
              <w:rPr>
                <w:noProof/>
                <w:webHidden/>
              </w:rPr>
              <w:delText>6</w:delText>
            </w:r>
          </w:del>
        </w:p>
        <w:p w:rsidR="00E93095" w:rsidDel="000D74AD" w:rsidRDefault="00E93095">
          <w:pPr>
            <w:pStyle w:val="TOC3"/>
            <w:tabs>
              <w:tab w:val="right" w:leader="dot" w:pos="9350"/>
            </w:tabs>
            <w:rPr>
              <w:del w:id="135" w:author="Nombre de usuario" w:date="2010-07-20T09:18:00Z"/>
              <w:rFonts w:asciiTheme="minorHAnsi" w:eastAsiaTheme="minorEastAsia" w:hAnsiTheme="minorHAnsi" w:cstheme="minorBidi"/>
              <w:noProof/>
              <w:lang w:bidi="ar-SA"/>
            </w:rPr>
          </w:pPr>
          <w:del w:id="136" w:author="Nombre de usuario" w:date="2010-07-20T09:18:00Z">
            <w:r w:rsidRPr="000D74AD" w:rsidDel="000D74AD">
              <w:rPr>
                <w:noProof/>
                <w:lang w:val="es-AR"/>
                <w:rPrChange w:id="137" w:author="Nombre de usuario" w:date="2010-07-20T09:18:00Z">
                  <w:rPr>
                    <w:rStyle w:val="Hyperlink"/>
                    <w:noProof/>
                    <w:lang w:val="es-AR"/>
                  </w:rPr>
                </w:rPrChange>
              </w:rPr>
              <w:delText>Sanatorio De La Mujer</w:delText>
            </w:r>
            <w:r w:rsidDel="000D74AD">
              <w:rPr>
                <w:noProof/>
                <w:webHidden/>
              </w:rPr>
              <w:tab/>
            </w:r>
            <w:r w:rsidR="000D74AD" w:rsidDel="000D74AD">
              <w:rPr>
                <w:noProof/>
                <w:webHidden/>
              </w:rPr>
              <w:delText>7</w:delText>
            </w:r>
          </w:del>
        </w:p>
        <w:p w:rsidR="00E93095" w:rsidDel="000D74AD" w:rsidRDefault="00E93095">
          <w:pPr>
            <w:pStyle w:val="TOC3"/>
            <w:tabs>
              <w:tab w:val="right" w:leader="dot" w:pos="9350"/>
            </w:tabs>
            <w:rPr>
              <w:del w:id="138" w:author="Nombre de usuario" w:date="2010-07-20T09:18:00Z"/>
              <w:rFonts w:asciiTheme="minorHAnsi" w:eastAsiaTheme="minorEastAsia" w:hAnsiTheme="minorHAnsi" w:cstheme="minorBidi"/>
              <w:noProof/>
              <w:lang w:bidi="ar-SA"/>
            </w:rPr>
          </w:pPr>
          <w:del w:id="139" w:author="Nombre de usuario" w:date="2010-07-20T09:18:00Z">
            <w:r w:rsidRPr="000D74AD" w:rsidDel="000D74AD">
              <w:rPr>
                <w:noProof/>
                <w:lang w:val="es-AR"/>
                <w:rPrChange w:id="140" w:author="Nombre de usuario" w:date="2010-07-20T09:18:00Z">
                  <w:rPr>
                    <w:rStyle w:val="Hyperlink"/>
                    <w:noProof/>
                    <w:lang w:val="es-AR"/>
                  </w:rPr>
                </w:rPrChange>
              </w:rPr>
              <w:delText>Sanatorio Los Arroyos</w:delText>
            </w:r>
            <w:r w:rsidDel="000D74AD">
              <w:rPr>
                <w:noProof/>
                <w:webHidden/>
              </w:rPr>
              <w:tab/>
            </w:r>
            <w:r w:rsidR="000D74AD" w:rsidDel="000D74AD">
              <w:rPr>
                <w:noProof/>
                <w:webHidden/>
              </w:rPr>
              <w:delText>7</w:delText>
            </w:r>
          </w:del>
        </w:p>
        <w:p w:rsidR="00E93095" w:rsidDel="000D74AD" w:rsidRDefault="00E93095">
          <w:pPr>
            <w:pStyle w:val="TOC2"/>
            <w:tabs>
              <w:tab w:val="right" w:leader="dot" w:pos="9350"/>
            </w:tabs>
            <w:rPr>
              <w:del w:id="141" w:author="Nombre de usuario" w:date="2010-07-20T09:18:00Z"/>
              <w:rFonts w:asciiTheme="minorHAnsi" w:eastAsiaTheme="minorEastAsia" w:hAnsiTheme="minorHAnsi" w:cstheme="minorBidi"/>
              <w:noProof/>
              <w:lang w:bidi="ar-SA"/>
            </w:rPr>
          </w:pPr>
          <w:del w:id="142" w:author="Nombre de usuario" w:date="2010-07-20T09:18:00Z">
            <w:r w:rsidRPr="000D74AD" w:rsidDel="000D74AD">
              <w:rPr>
                <w:rFonts w:eastAsia="Times New Roman"/>
                <w:noProof/>
                <w:lang w:val="es-AR"/>
                <w:rPrChange w:id="143" w:author="Nombre de usuario" w:date="2010-07-20T09:18:00Z">
                  <w:rPr>
                    <w:rStyle w:val="Hyperlink"/>
                    <w:rFonts w:eastAsia="Times New Roman"/>
                    <w:noProof/>
                    <w:lang w:val="es-AR"/>
                  </w:rPr>
                </w:rPrChange>
              </w:rPr>
              <w:delText>1.4 - ¿Cuáles son los factores de éxito?</w:delText>
            </w:r>
            <w:r w:rsidDel="000D74AD">
              <w:rPr>
                <w:noProof/>
                <w:webHidden/>
              </w:rPr>
              <w:tab/>
            </w:r>
            <w:r w:rsidR="000D74AD" w:rsidDel="000D74AD">
              <w:rPr>
                <w:noProof/>
                <w:webHidden/>
              </w:rPr>
              <w:delText>7</w:delText>
            </w:r>
          </w:del>
        </w:p>
        <w:p w:rsidR="00E93095" w:rsidDel="000D74AD" w:rsidRDefault="00E93095">
          <w:pPr>
            <w:pStyle w:val="TOC2"/>
            <w:tabs>
              <w:tab w:val="right" w:leader="dot" w:pos="9350"/>
            </w:tabs>
            <w:rPr>
              <w:del w:id="144" w:author="Nombre de usuario" w:date="2010-07-20T09:18:00Z"/>
              <w:rFonts w:asciiTheme="minorHAnsi" w:eastAsiaTheme="minorEastAsia" w:hAnsiTheme="minorHAnsi" w:cstheme="minorBidi"/>
              <w:noProof/>
              <w:lang w:bidi="ar-SA"/>
            </w:rPr>
          </w:pPr>
          <w:del w:id="145" w:author="Nombre de usuario" w:date="2010-07-20T09:18:00Z">
            <w:r w:rsidRPr="000D74AD" w:rsidDel="000D74AD">
              <w:rPr>
                <w:rFonts w:eastAsia="Times New Roman"/>
                <w:noProof/>
                <w:lang w:val="es-AR"/>
                <w:rPrChange w:id="146" w:author="Nombre de usuario" w:date="2010-07-20T09:18:00Z">
                  <w:rPr>
                    <w:rStyle w:val="Hyperlink"/>
                    <w:rFonts w:eastAsia="Times New Roman"/>
                    <w:noProof/>
                    <w:lang w:val="es-AR"/>
                  </w:rPr>
                </w:rPrChange>
              </w:rPr>
              <w:delText>1.5 - Análisis FODA</w:delText>
            </w:r>
            <w:r w:rsidDel="000D74AD">
              <w:rPr>
                <w:noProof/>
                <w:webHidden/>
              </w:rPr>
              <w:tab/>
            </w:r>
            <w:r w:rsidR="000D74AD" w:rsidDel="000D74AD">
              <w:rPr>
                <w:noProof/>
                <w:webHidden/>
              </w:rPr>
              <w:delText>9</w:delText>
            </w:r>
          </w:del>
        </w:p>
        <w:p w:rsidR="00E93095" w:rsidDel="000D74AD" w:rsidRDefault="00E93095">
          <w:pPr>
            <w:pStyle w:val="TOC1"/>
            <w:tabs>
              <w:tab w:val="right" w:leader="dot" w:pos="9350"/>
            </w:tabs>
            <w:rPr>
              <w:del w:id="147" w:author="Nombre de usuario" w:date="2010-07-20T09:18:00Z"/>
              <w:rFonts w:asciiTheme="minorHAnsi" w:eastAsiaTheme="minorEastAsia" w:hAnsiTheme="minorHAnsi" w:cstheme="minorBidi"/>
              <w:noProof/>
              <w:lang w:bidi="ar-SA"/>
            </w:rPr>
          </w:pPr>
          <w:del w:id="148" w:author="Nombre de usuario" w:date="2010-07-20T09:18:00Z">
            <w:r w:rsidRPr="000D74AD" w:rsidDel="000D74AD">
              <w:rPr>
                <w:rFonts w:eastAsia="Times New Roman"/>
                <w:noProof/>
                <w:lang w:val="es-AR"/>
                <w:rPrChange w:id="149" w:author="Nombre de usuario" w:date="2010-07-20T09:18:00Z">
                  <w:rPr>
                    <w:rStyle w:val="Hyperlink"/>
                    <w:rFonts w:eastAsia="Times New Roman"/>
                    <w:noProof/>
                    <w:lang w:val="es-AR"/>
                  </w:rPr>
                </w:rPrChange>
              </w:rPr>
              <w:delText>2 - Análisis de Contexto</w:delText>
            </w:r>
            <w:r w:rsidDel="000D74AD">
              <w:rPr>
                <w:noProof/>
                <w:webHidden/>
              </w:rPr>
              <w:tab/>
            </w:r>
            <w:r w:rsidR="000D74AD" w:rsidDel="000D74AD">
              <w:rPr>
                <w:noProof/>
                <w:webHidden/>
              </w:rPr>
              <w:delText>10</w:delText>
            </w:r>
          </w:del>
        </w:p>
        <w:p w:rsidR="00E93095" w:rsidDel="000D74AD" w:rsidRDefault="00E93095">
          <w:pPr>
            <w:pStyle w:val="TOC2"/>
            <w:tabs>
              <w:tab w:val="right" w:leader="dot" w:pos="9350"/>
            </w:tabs>
            <w:rPr>
              <w:del w:id="150" w:author="Nombre de usuario" w:date="2010-07-20T09:18:00Z"/>
              <w:rFonts w:asciiTheme="minorHAnsi" w:eastAsiaTheme="minorEastAsia" w:hAnsiTheme="minorHAnsi" w:cstheme="minorBidi"/>
              <w:noProof/>
              <w:lang w:bidi="ar-SA"/>
            </w:rPr>
          </w:pPr>
          <w:del w:id="151" w:author="Nombre de usuario" w:date="2010-07-20T09:18:00Z">
            <w:r w:rsidRPr="000D74AD" w:rsidDel="000D74AD">
              <w:rPr>
                <w:rFonts w:eastAsia="Times New Roman"/>
                <w:noProof/>
                <w:lang w:val="es-AR"/>
                <w:rPrChange w:id="152" w:author="Nombre de usuario" w:date="2010-07-20T09:18:00Z">
                  <w:rPr>
                    <w:rStyle w:val="Hyperlink"/>
                    <w:rFonts w:eastAsia="Times New Roman"/>
                    <w:noProof/>
                    <w:lang w:val="es-AR"/>
                  </w:rPr>
                </w:rPrChange>
              </w:rPr>
              <w:delText>2.1 - Descripción del Escenario Local</w:delText>
            </w:r>
            <w:r w:rsidDel="000D74AD">
              <w:rPr>
                <w:noProof/>
                <w:webHidden/>
              </w:rPr>
              <w:tab/>
            </w:r>
            <w:r w:rsidR="000D74AD" w:rsidDel="000D74AD">
              <w:rPr>
                <w:noProof/>
                <w:webHidden/>
              </w:rPr>
              <w:delText>10</w:delText>
            </w:r>
          </w:del>
        </w:p>
        <w:p w:rsidR="00E93095" w:rsidDel="000D74AD" w:rsidRDefault="00E93095">
          <w:pPr>
            <w:pStyle w:val="TOC3"/>
            <w:tabs>
              <w:tab w:val="right" w:leader="dot" w:pos="9350"/>
            </w:tabs>
            <w:rPr>
              <w:del w:id="153" w:author="Nombre de usuario" w:date="2010-07-20T09:18:00Z"/>
              <w:rFonts w:asciiTheme="minorHAnsi" w:eastAsiaTheme="minorEastAsia" w:hAnsiTheme="minorHAnsi" w:cstheme="minorBidi"/>
              <w:noProof/>
              <w:lang w:bidi="ar-SA"/>
            </w:rPr>
          </w:pPr>
          <w:del w:id="154" w:author="Nombre de usuario" w:date="2010-07-20T09:18:00Z">
            <w:r w:rsidRPr="000D74AD" w:rsidDel="000D74AD">
              <w:rPr>
                <w:noProof/>
                <w:lang w:val="es-AR"/>
                <w:rPrChange w:id="155" w:author="Nombre de usuario" w:date="2010-07-20T09:18:00Z">
                  <w:rPr>
                    <w:rStyle w:val="Hyperlink"/>
                    <w:noProof/>
                    <w:lang w:val="es-AR"/>
                  </w:rPr>
                </w:rPrChange>
              </w:rPr>
              <w:delText>Organigrama</w:delText>
            </w:r>
            <w:r w:rsidDel="000D74AD">
              <w:rPr>
                <w:noProof/>
                <w:webHidden/>
              </w:rPr>
              <w:tab/>
            </w:r>
            <w:r w:rsidR="000D74AD" w:rsidDel="000D74AD">
              <w:rPr>
                <w:noProof/>
                <w:webHidden/>
              </w:rPr>
              <w:delText>12</w:delText>
            </w:r>
          </w:del>
        </w:p>
        <w:p w:rsidR="00E93095" w:rsidDel="000D74AD" w:rsidRDefault="00E93095">
          <w:pPr>
            <w:pStyle w:val="TOC3"/>
            <w:tabs>
              <w:tab w:val="right" w:leader="dot" w:pos="9350"/>
            </w:tabs>
            <w:rPr>
              <w:del w:id="156" w:author="Nombre de usuario" w:date="2010-07-20T09:18:00Z"/>
              <w:rFonts w:asciiTheme="minorHAnsi" w:eastAsiaTheme="minorEastAsia" w:hAnsiTheme="minorHAnsi" w:cstheme="minorBidi"/>
              <w:noProof/>
              <w:lang w:bidi="ar-SA"/>
            </w:rPr>
          </w:pPr>
          <w:del w:id="157" w:author="Nombre de usuario" w:date="2010-07-20T09:18:00Z">
            <w:r w:rsidRPr="000D74AD" w:rsidDel="000D74AD">
              <w:rPr>
                <w:noProof/>
                <w:lang w:val="es-AR"/>
                <w:rPrChange w:id="158" w:author="Nombre de usuario" w:date="2010-07-20T09:18:00Z">
                  <w:rPr>
                    <w:rStyle w:val="Hyperlink"/>
                    <w:noProof/>
                    <w:lang w:val="es-AR"/>
                  </w:rPr>
                </w:rPrChange>
              </w:rPr>
              <w:delText>Objetivos Y Metas De La Organización</w:delText>
            </w:r>
            <w:r w:rsidDel="000D74AD">
              <w:rPr>
                <w:noProof/>
                <w:webHidden/>
              </w:rPr>
              <w:tab/>
            </w:r>
            <w:r w:rsidR="000D74AD" w:rsidDel="000D74AD">
              <w:rPr>
                <w:noProof/>
                <w:webHidden/>
              </w:rPr>
              <w:delText>15</w:delText>
            </w:r>
          </w:del>
        </w:p>
        <w:p w:rsidR="00E93095" w:rsidDel="000D74AD" w:rsidRDefault="00E93095">
          <w:pPr>
            <w:pStyle w:val="TOC3"/>
            <w:tabs>
              <w:tab w:val="right" w:leader="dot" w:pos="9350"/>
            </w:tabs>
            <w:rPr>
              <w:del w:id="159" w:author="Nombre de usuario" w:date="2010-07-20T09:18:00Z"/>
              <w:rFonts w:asciiTheme="minorHAnsi" w:eastAsiaTheme="minorEastAsia" w:hAnsiTheme="minorHAnsi" w:cstheme="minorBidi"/>
              <w:noProof/>
              <w:lang w:bidi="ar-SA"/>
            </w:rPr>
          </w:pPr>
          <w:del w:id="160" w:author="Nombre de usuario" w:date="2010-07-20T09:18:00Z">
            <w:r w:rsidRPr="000D74AD" w:rsidDel="000D74AD">
              <w:rPr>
                <w:noProof/>
                <w:lang w:val="es-AR"/>
                <w:rPrChange w:id="161" w:author="Nombre de usuario" w:date="2010-07-20T09:18:00Z">
                  <w:rPr>
                    <w:rStyle w:val="Hyperlink"/>
                    <w:noProof/>
                    <w:lang w:val="es-AR"/>
                  </w:rPr>
                </w:rPrChange>
              </w:rPr>
              <w:delText>Variables</w:delText>
            </w:r>
            <w:r w:rsidDel="000D74AD">
              <w:rPr>
                <w:noProof/>
                <w:webHidden/>
              </w:rPr>
              <w:tab/>
            </w:r>
            <w:r w:rsidR="000D74AD" w:rsidDel="000D74AD">
              <w:rPr>
                <w:noProof/>
                <w:webHidden/>
              </w:rPr>
              <w:delText>15</w:delText>
            </w:r>
          </w:del>
        </w:p>
        <w:p w:rsidR="00E93095" w:rsidDel="000D74AD" w:rsidRDefault="00E93095">
          <w:pPr>
            <w:pStyle w:val="TOC2"/>
            <w:tabs>
              <w:tab w:val="right" w:leader="dot" w:pos="9350"/>
            </w:tabs>
            <w:rPr>
              <w:del w:id="162" w:author="Nombre de usuario" w:date="2010-07-20T09:18:00Z"/>
              <w:rFonts w:asciiTheme="minorHAnsi" w:eastAsiaTheme="minorEastAsia" w:hAnsiTheme="minorHAnsi" w:cstheme="minorBidi"/>
              <w:noProof/>
              <w:lang w:bidi="ar-SA"/>
            </w:rPr>
          </w:pPr>
          <w:del w:id="163" w:author="Nombre de usuario" w:date="2010-07-20T09:18:00Z">
            <w:r w:rsidRPr="000D74AD" w:rsidDel="000D74AD">
              <w:rPr>
                <w:rFonts w:eastAsia="Times New Roman"/>
                <w:noProof/>
                <w:lang w:val="es-AR"/>
                <w:rPrChange w:id="164" w:author="Nombre de usuario" w:date="2010-07-20T09:18:00Z">
                  <w:rPr>
                    <w:rStyle w:val="Hyperlink"/>
                    <w:rFonts w:eastAsia="Times New Roman"/>
                    <w:noProof/>
                    <w:lang w:val="es-AR"/>
                  </w:rPr>
                </w:rPrChange>
              </w:rPr>
              <w:delText>2.2 – Descripción Mercado-Meta</w:delText>
            </w:r>
            <w:r w:rsidDel="000D74AD">
              <w:rPr>
                <w:noProof/>
                <w:webHidden/>
              </w:rPr>
              <w:tab/>
            </w:r>
            <w:r w:rsidR="000D74AD" w:rsidDel="000D74AD">
              <w:rPr>
                <w:noProof/>
                <w:webHidden/>
              </w:rPr>
              <w:delText>16</w:delText>
            </w:r>
          </w:del>
        </w:p>
        <w:p w:rsidR="00E93095" w:rsidDel="000D74AD" w:rsidRDefault="00E93095">
          <w:pPr>
            <w:pStyle w:val="TOC2"/>
            <w:tabs>
              <w:tab w:val="right" w:leader="dot" w:pos="9350"/>
            </w:tabs>
            <w:rPr>
              <w:del w:id="165" w:author="Nombre de usuario" w:date="2010-07-20T09:18:00Z"/>
              <w:rFonts w:asciiTheme="minorHAnsi" w:eastAsiaTheme="minorEastAsia" w:hAnsiTheme="minorHAnsi" w:cstheme="minorBidi"/>
              <w:noProof/>
              <w:lang w:bidi="ar-SA"/>
            </w:rPr>
          </w:pPr>
          <w:del w:id="166" w:author="Nombre de usuario" w:date="2010-07-20T09:18:00Z">
            <w:r w:rsidRPr="000D74AD" w:rsidDel="000D74AD">
              <w:rPr>
                <w:rFonts w:eastAsia="Times New Roman"/>
                <w:noProof/>
                <w:lang w:val="es-AR"/>
                <w:rPrChange w:id="167" w:author="Nombre de usuario" w:date="2010-07-20T09:18:00Z">
                  <w:rPr>
                    <w:rStyle w:val="Hyperlink"/>
                    <w:rFonts w:eastAsia="Times New Roman"/>
                    <w:noProof/>
                    <w:lang w:val="es-AR"/>
                  </w:rPr>
                </w:rPrChange>
              </w:rPr>
              <w:delText>3 - Segmentación de Consumidores</w:delText>
            </w:r>
            <w:r w:rsidDel="000D74AD">
              <w:rPr>
                <w:noProof/>
                <w:webHidden/>
              </w:rPr>
              <w:tab/>
              <w:delText>17</w:delText>
            </w:r>
          </w:del>
        </w:p>
        <w:p w:rsidR="00E93095" w:rsidDel="000D74AD" w:rsidRDefault="00E93095">
          <w:pPr>
            <w:pStyle w:val="TOC2"/>
            <w:tabs>
              <w:tab w:val="right" w:leader="dot" w:pos="9350"/>
            </w:tabs>
            <w:rPr>
              <w:del w:id="168" w:author="Nombre de usuario" w:date="2010-07-20T09:18:00Z"/>
              <w:rFonts w:asciiTheme="minorHAnsi" w:eastAsiaTheme="minorEastAsia" w:hAnsiTheme="minorHAnsi" w:cstheme="minorBidi"/>
              <w:noProof/>
              <w:lang w:bidi="ar-SA"/>
            </w:rPr>
          </w:pPr>
          <w:del w:id="169" w:author="Nombre de usuario" w:date="2010-07-20T09:18:00Z">
            <w:r w:rsidRPr="000D74AD" w:rsidDel="000D74AD">
              <w:rPr>
                <w:rFonts w:eastAsia="Times New Roman"/>
                <w:noProof/>
                <w:lang w:val="es-AR"/>
                <w:rPrChange w:id="170" w:author="Nombre de usuario" w:date="2010-07-20T09:18:00Z">
                  <w:rPr>
                    <w:rStyle w:val="Hyperlink"/>
                    <w:rFonts w:eastAsia="Times New Roman"/>
                    <w:noProof/>
                    <w:lang w:val="es-AR"/>
                  </w:rPr>
                </w:rPrChange>
              </w:rPr>
              <w:delText>3.1 - Segmentación de Consumidores</w:delText>
            </w:r>
            <w:r w:rsidDel="000D74AD">
              <w:rPr>
                <w:noProof/>
                <w:webHidden/>
              </w:rPr>
              <w:tab/>
              <w:delText>17</w:delText>
            </w:r>
          </w:del>
        </w:p>
        <w:p w:rsidR="00E93095" w:rsidDel="000D74AD" w:rsidRDefault="00E93095">
          <w:pPr>
            <w:pStyle w:val="TOC3"/>
            <w:tabs>
              <w:tab w:val="right" w:leader="dot" w:pos="9350"/>
            </w:tabs>
            <w:rPr>
              <w:del w:id="171" w:author="Nombre de usuario" w:date="2010-07-20T09:18:00Z"/>
              <w:rFonts w:asciiTheme="minorHAnsi" w:eastAsiaTheme="minorEastAsia" w:hAnsiTheme="minorHAnsi" w:cstheme="minorBidi"/>
              <w:noProof/>
              <w:lang w:bidi="ar-SA"/>
            </w:rPr>
          </w:pPr>
          <w:del w:id="172" w:author="Nombre de usuario" w:date="2010-07-20T09:18:00Z">
            <w:r w:rsidRPr="000D74AD" w:rsidDel="000D74AD">
              <w:rPr>
                <w:rFonts w:eastAsia="Times New Roman"/>
                <w:noProof/>
                <w:lang w:val="es-AR"/>
                <w:rPrChange w:id="173" w:author="Nombre de usuario" w:date="2010-07-20T09:18:00Z">
                  <w:rPr>
                    <w:rStyle w:val="Hyperlink"/>
                    <w:rFonts w:eastAsia="Times New Roman"/>
                    <w:noProof/>
                    <w:lang w:val="es-AR"/>
                  </w:rPr>
                </w:rPrChange>
              </w:rPr>
              <w:delText>3.1.1 - Identificación de Grupos Diferenciados de Consumidores</w:delText>
            </w:r>
            <w:r w:rsidDel="000D74AD">
              <w:rPr>
                <w:noProof/>
                <w:webHidden/>
              </w:rPr>
              <w:tab/>
              <w:delText>17</w:delText>
            </w:r>
          </w:del>
        </w:p>
        <w:p w:rsidR="00E93095" w:rsidDel="000D74AD" w:rsidRDefault="00E93095">
          <w:pPr>
            <w:pStyle w:val="TOC3"/>
            <w:tabs>
              <w:tab w:val="right" w:leader="dot" w:pos="9350"/>
            </w:tabs>
            <w:rPr>
              <w:del w:id="174" w:author="Nombre de usuario" w:date="2010-07-20T09:18:00Z"/>
              <w:rFonts w:asciiTheme="minorHAnsi" w:eastAsiaTheme="minorEastAsia" w:hAnsiTheme="minorHAnsi" w:cstheme="minorBidi"/>
              <w:noProof/>
              <w:lang w:bidi="ar-SA"/>
            </w:rPr>
          </w:pPr>
          <w:del w:id="175" w:author="Nombre de usuario" w:date="2010-07-20T09:18:00Z">
            <w:r w:rsidRPr="000D74AD" w:rsidDel="000D74AD">
              <w:rPr>
                <w:rFonts w:eastAsia="Times New Roman"/>
                <w:noProof/>
                <w:lang w:val="es-AR"/>
                <w:rPrChange w:id="176" w:author="Nombre de usuario" w:date="2010-07-20T09:18:00Z">
                  <w:rPr>
                    <w:rStyle w:val="Hyperlink"/>
                    <w:rFonts w:eastAsia="Times New Roman"/>
                    <w:noProof/>
                    <w:lang w:val="es-AR"/>
                  </w:rPr>
                </w:rPrChange>
              </w:rPr>
              <w:delText>3.1.2 - Potenciales Usuarios/Compradores del Negocio</w:delText>
            </w:r>
            <w:r w:rsidDel="000D74AD">
              <w:rPr>
                <w:noProof/>
                <w:webHidden/>
              </w:rPr>
              <w:tab/>
              <w:delText>18</w:delText>
            </w:r>
          </w:del>
        </w:p>
        <w:p w:rsidR="00E93095" w:rsidDel="000D74AD" w:rsidRDefault="00E93095">
          <w:pPr>
            <w:pStyle w:val="TOC3"/>
            <w:tabs>
              <w:tab w:val="right" w:leader="dot" w:pos="9350"/>
            </w:tabs>
            <w:rPr>
              <w:del w:id="177" w:author="Nombre de usuario" w:date="2010-07-20T09:18:00Z"/>
              <w:rFonts w:asciiTheme="minorHAnsi" w:eastAsiaTheme="minorEastAsia" w:hAnsiTheme="minorHAnsi" w:cstheme="minorBidi"/>
              <w:noProof/>
              <w:lang w:bidi="ar-SA"/>
            </w:rPr>
          </w:pPr>
          <w:del w:id="178" w:author="Nombre de usuario" w:date="2010-07-20T09:18:00Z">
            <w:r w:rsidRPr="000D74AD" w:rsidDel="000D74AD">
              <w:rPr>
                <w:rFonts w:eastAsia="Times New Roman"/>
                <w:noProof/>
                <w:lang w:val="es-AR"/>
                <w:rPrChange w:id="179" w:author="Nombre de usuario" w:date="2010-07-20T09:18:00Z">
                  <w:rPr>
                    <w:rStyle w:val="Hyperlink"/>
                    <w:rFonts w:eastAsia="Times New Roman"/>
                    <w:noProof/>
                    <w:lang w:val="es-AR"/>
                  </w:rPr>
                </w:rPrChange>
              </w:rPr>
              <w:delText>3.1.3 - Pautas de Comportamiento Esperado de Cada Segmento</w:delText>
            </w:r>
            <w:r w:rsidDel="000D74AD">
              <w:rPr>
                <w:noProof/>
                <w:webHidden/>
              </w:rPr>
              <w:tab/>
              <w:delText>19</w:delText>
            </w:r>
          </w:del>
        </w:p>
        <w:p w:rsidR="00E93095" w:rsidDel="000D74AD" w:rsidRDefault="00E93095">
          <w:pPr>
            <w:pStyle w:val="TOC1"/>
            <w:tabs>
              <w:tab w:val="right" w:leader="dot" w:pos="9350"/>
            </w:tabs>
            <w:rPr>
              <w:del w:id="180" w:author="Nombre de usuario" w:date="2010-07-20T09:18:00Z"/>
              <w:rFonts w:asciiTheme="minorHAnsi" w:eastAsiaTheme="minorEastAsia" w:hAnsiTheme="minorHAnsi" w:cstheme="minorBidi"/>
              <w:noProof/>
              <w:lang w:bidi="ar-SA"/>
            </w:rPr>
          </w:pPr>
          <w:del w:id="181" w:author="Nombre de usuario" w:date="2010-07-20T09:18:00Z">
            <w:r w:rsidRPr="000D74AD" w:rsidDel="000D74AD">
              <w:rPr>
                <w:noProof/>
                <w:lang w:val="es-AR"/>
                <w:rPrChange w:id="182" w:author="Nombre de usuario" w:date="2010-07-20T09:18:00Z">
                  <w:rPr>
                    <w:rStyle w:val="Hyperlink"/>
                    <w:noProof/>
                    <w:lang w:val="es-AR"/>
                  </w:rPr>
                </w:rPrChange>
              </w:rPr>
              <w:delText>4 - Análisis de la Competencia</w:delText>
            </w:r>
            <w:r w:rsidDel="000D74AD">
              <w:rPr>
                <w:noProof/>
                <w:webHidden/>
              </w:rPr>
              <w:tab/>
              <w:delText>20</w:delText>
            </w:r>
          </w:del>
        </w:p>
        <w:p w:rsidR="00E93095" w:rsidDel="000D74AD" w:rsidRDefault="00E93095">
          <w:pPr>
            <w:pStyle w:val="TOC1"/>
            <w:tabs>
              <w:tab w:val="right" w:leader="dot" w:pos="9350"/>
            </w:tabs>
            <w:rPr>
              <w:del w:id="183" w:author="Nombre de usuario" w:date="2010-07-20T09:18:00Z"/>
              <w:rFonts w:asciiTheme="minorHAnsi" w:eastAsiaTheme="minorEastAsia" w:hAnsiTheme="minorHAnsi" w:cstheme="minorBidi"/>
              <w:noProof/>
              <w:lang w:bidi="ar-SA"/>
            </w:rPr>
          </w:pPr>
          <w:del w:id="184" w:author="Nombre de usuario" w:date="2010-07-20T09:18:00Z">
            <w:r w:rsidRPr="000D74AD" w:rsidDel="000D74AD">
              <w:rPr>
                <w:rFonts w:eastAsia="Times New Roman"/>
                <w:noProof/>
                <w:lang w:val="es-AR"/>
                <w:rPrChange w:id="185" w:author="Nombre de usuario" w:date="2010-07-20T09:18:00Z">
                  <w:rPr>
                    <w:rStyle w:val="Hyperlink"/>
                    <w:rFonts w:eastAsia="Times New Roman"/>
                    <w:noProof/>
                    <w:lang w:val="es-AR"/>
                  </w:rPr>
                </w:rPrChange>
              </w:rPr>
              <w:delText>A – Anexos</w:delText>
            </w:r>
            <w:r w:rsidDel="000D74AD">
              <w:rPr>
                <w:noProof/>
                <w:webHidden/>
              </w:rPr>
              <w:tab/>
              <w:delText>22</w:delText>
            </w:r>
          </w:del>
        </w:p>
        <w:p w:rsidR="00E93095" w:rsidDel="000D74AD" w:rsidRDefault="00E93095">
          <w:pPr>
            <w:pStyle w:val="TOC2"/>
            <w:tabs>
              <w:tab w:val="right" w:leader="dot" w:pos="9350"/>
            </w:tabs>
            <w:rPr>
              <w:del w:id="186" w:author="Nombre de usuario" w:date="2010-07-20T09:18:00Z"/>
              <w:rFonts w:asciiTheme="minorHAnsi" w:eastAsiaTheme="minorEastAsia" w:hAnsiTheme="minorHAnsi" w:cstheme="minorBidi"/>
              <w:noProof/>
              <w:lang w:bidi="ar-SA"/>
            </w:rPr>
          </w:pPr>
          <w:del w:id="187" w:author="Nombre de usuario" w:date="2010-07-20T09:18:00Z">
            <w:r w:rsidRPr="000D74AD" w:rsidDel="000D74AD">
              <w:rPr>
                <w:noProof/>
                <w:lang w:val="es-AR"/>
                <w:rPrChange w:id="188" w:author="Nombre de usuario" w:date="2010-07-20T09:18:00Z">
                  <w:rPr>
                    <w:rStyle w:val="Hyperlink"/>
                    <w:noProof/>
                    <w:lang w:val="es-AR"/>
                  </w:rPr>
                </w:rPrChange>
              </w:rPr>
              <w:delText>A.1 - Plano CeMI</w:delText>
            </w:r>
            <w:r w:rsidDel="000D74AD">
              <w:rPr>
                <w:noProof/>
                <w:webHidden/>
              </w:rPr>
              <w:tab/>
              <w:delText>23</w:delText>
            </w:r>
          </w:del>
        </w:p>
        <w:p w:rsidR="00E93095" w:rsidDel="000D74AD" w:rsidRDefault="00E93095">
          <w:pPr>
            <w:pStyle w:val="TOC1"/>
            <w:tabs>
              <w:tab w:val="right" w:leader="dot" w:pos="9350"/>
            </w:tabs>
            <w:rPr>
              <w:del w:id="189" w:author="Nombre de usuario" w:date="2010-07-20T09:18:00Z"/>
              <w:rFonts w:asciiTheme="minorHAnsi" w:eastAsiaTheme="minorEastAsia" w:hAnsiTheme="minorHAnsi" w:cstheme="minorBidi"/>
              <w:noProof/>
              <w:lang w:bidi="ar-SA"/>
            </w:rPr>
          </w:pPr>
          <w:del w:id="190" w:author="Nombre de usuario" w:date="2010-07-20T09:18:00Z">
            <w:r w:rsidRPr="000D74AD" w:rsidDel="000D74AD">
              <w:rPr>
                <w:noProof/>
                <w:lang w:val="es-AR"/>
                <w:rPrChange w:id="191" w:author="Nombre de usuario" w:date="2010-07-20T09:18:00Z">
                  <w:rPr>
                    <w:rStyle w:val="Hyperlink"/>
                    <w:noProof/>
                    <w:lang w:val="es-AR"/>
                  </w:rPr>
                </w:rPrChange>
              </w:rPr>
              <w:delText>8 - Aspecto Tecnológico Del Sistema</w:delText>
            </w:r>
            <w:r w:rsidDel="000D74AD">
              <w:rPr>
                <w:noProof/>
                <w:webHidden/>
              </w:rPr>
              <w:tab/>
              <w:delText>25</w:delText>
            </w:r>
          </w:del>
        </w:p>
        <w:p w:rsidR="00E93095" w:rsidDel="000D74AD" w:rsidRDefault="00E93095">
          <w:pPr>
            <w:pStyle w:val="TOC2"/>
            <w:tabs>
              <w:tab w:val="right" w:leader="dot" w:pos="9350"/>
            </w:tabs>
            <w:rPr>
              <w:del w:id="192" w:author="Nombre de usuario" w:date="2010-07-20T09:18:00Z"/>
              <w:rFonts w:asciiTheme="minorHAnsi" w:eastAsiaTheme="minorEastAsia" w:hAnsiTheme="minorHAnsi" w:cstheme="minorBidi"/>
              <w:noProof/>
              <w:lang w:bidi="ar-SA"/>
            </w:rPr>
          </w:pPr>
          <w:del w:id="193" w:author="Nombre de usuario" w:date="2010-07-20T09:18:00Z">
            <w:r w:rsidRPr="000D74AD" w:rsidDel="000D74AD">
              <w:rPr>
                <w:rFonts w:eastAsia="Times New Roman"/>
                <w:noProof/>
                <w:lang w:val="es-AR"/>
                <w:rPrChange w:id="194" w:author="Nombre de usuario" w:date="2010-07-20T09:18:00Z">
                  <w:rPr>
                    <w:rStyle w:val="Hyperlink"/>
                    <w:rFonts w:eastAsia="Times New Roman"/>
                    <w:noProof/>
                    <w:lang w:val="es-AR"/>
                  </w:rPr>
                </w:rPrChange>
              </w:rPr>
              <w:delText>8.1 - Alcance del Sistema</w:delText>
            </w:r>
            <w:r w:rsidDel="000D74AD">
              <w:rPr>
                <w:noProof/>
                <w:webHidden/>
              </w:rPr>
              <w:tab/>
              <w:delText>25</w:delText>
            </w:r>
          </w:del>
        </w:p>
        <w:p w:rsidR="00E93095" w:rsidDel="000D74AD" w:rsidRDefault="00E93095">
          <w:pPr>
            <w:pStyle w:val="TOC3"/>
            <w:tabs>
              <w:tab w:val="right" w:leader="dot" w:pos="9350"/>
            </w:tabs>
            <w:rPr>
              <w:del w:id="195" w:author="Nombre de usuario" w:date="2010-07-20T09:18:00Z"/>
              <w:rFonts w:asciiTheme="minorHAnsi" w:eastAsiaTheme="minorEastAsia" w:hAnsiTheme="minorHAnsi" w:cstheme="minorBidi"/>
              <w:noProof/>
              <w:lang w:bidi="ar-SA"/>
            </w:rPr>
          </w:pPr>
          <w:del w:id="196" w:author="Nombre de usuario" w:date="2010-07-20T09:18:00Z">
            <w:r w:rsidRPr="000D74AD" w:rsidDel="000D74AD">
              <w:rPr>
                <w:rFonts w:eastAsia="Times New Roman"/>
                <w:noProof/>
                <w:lang w:val="es-AR"/>
                <w:rPrChange w:id="197" w:author="Nombre de usuario" w:date="2010-07-20T09:18:00Z">
                  <w:rPr>
                    <w:rStyle w:val="Hyperlink"/>
                    <w:rFonts w:eastAsia="Times New Roman"/>
                    <w:noProof/>
                    <w:lang w:val="es-AR"/>
                  </w:rPr>
                </w:rPrChange>
              </w:rPr>
              <w:delText>Web Marketing</w:delText>
            </w:r>
            <w:r w:rsidDel="000D74AD">
              <w:rPr>
                <w:noProof/>
                <w:webHidden/>
              </w:rPr>
              <w:tab/>
              <w:delText>25</w:delText>
            </w:r>
          </w:del>
        </w:p>
        <w:p w:rsidR="00E93095" w:rsidDel="000D74AD" w:rsidRDefault="00E93095">
          <w:pPr>
            <w:pStyle w:val="TOC3"/>
            <w:tabs>
              <w:tab w:val="right" w:leader="dot" w:pos="9350"/>
            </w:tabs>
            <w:rPr>
              <w:del w:id="198" w:author="Nombre de usuario" w:date="2010-07-20T09:18:00Z"/>
              <w:rFonts w:asciiTheme="minorHAnsi" w:eastAsiaTheme="minorEastAsia" w:hAnsiTheme="minorHAnsi" w:cstheme="minorBidi"/>
              <w:noProof/>
              <w:lang w:bidi="ar-SA"/>
            </w:rPr>
          </w:pPr>
          <w:del w:id="199" w:author="Nombre de usuario" w:date="2010-07-20T09:18:00Z">
            <w:r w:rsidRPr="000D74AD" w:rsidDel="000D74AD">
              <w:rPr>
                <w:rFonts w:eastAsia="Times New Roman"/>
                <w:noProof/>
                <w:lang w:val="es-AR"/>
                <w:rPrChange w:id="200" w:author="Nombre de usuario" w:date="2010-07-20T09:18:00Z">
                  <w:rPr>
                    <w:rStyle w:val="Hyperlink"/>
                    <w:rFonts w:eastAsia="Times New Roman"/>
                    <w:noProof/>
                    <w:lang w:val="es-AR"/>
                  </w:rPr>
                </w:rPrChange>
              </w:rPr>
              <w:delText>E-Bussiness</w:delText>
            </w:r>
            <w:r w:rsidDel="000D74AD">
              <w:rPr>
                <w:noProof/>
                <w:webHidden/>
              </w:rPr>
              <w:tab/>
              <w:delText>25</w:delText>
            </w:r>
          </w:del>
        </w:p>
        <w:p w:rsidR="00E93095" w:rsidDel="000D74AD" w:rsidRDefault="00E93095">
          <w:pPr>
            <w:pStyle w:val="TOC2"/>
            <w:tabs>
              <w:tab w:val="right" w:leader="dot" w:pos="9350"/>
            </w:tabs>
            <w:rPr>
              <w:del w:id="201" w:author="Nombre de usuario" w:date="2010-07-20T09:18:00Z"/>
              <w:rFonts w:asciiTheme="minorHAnsi" w:eastAsiaTheme="minorEastAsia" w:hAnsiTheme="minorHAnsi" w:cstheme="minorBidi"/>
              <w:noProof/>
              <w:lang w:bidi="ar-SA"/>
            </w:rPr>
          </w:pPr>
          <w:del w:id="202" w:author="Nombre de usuario" w:date="2010-07-20T09:18:00Z">
            <w:r w:rsidRPr="000D74AD" w:rsidDel="000D74AD">
              <w:rPr>
                <w:rFonts w:eastAsia="Times New Roman"/>
                <w:noProof/>
                <w:lang w:val="es-AR"/>
                <w:rPrChange w:id="203" w:author="Nombre de usuario" w:date="2010-07-20T09:18:00Z">
                  <w:rPr>
                    <w:rStyle w:val="Hyperlink"/>
                    <w:rFonts w:eastAsia="Times New Roman"/>
                    <w:noProof/>
                    <w:lang w:val="es-AR"/>
                  </w:rPr>
                </w:rPrChange>
              </w:rPr>
              <w:delText>8.2 - Módulos del Sistema y Forma de Entrega</w:delText>
            </w:r>
            <w:r w:rsidDel="000D74AD">
              <w:rPr>
                <w:noProof/>
                <w:webHidden/>
              </w:rPr>
              <w:tab/>
              <w:delText>26</w:delText>
            </w:r>
          </w:del>
        </w:p>
        <w:p w:rsidR="00E93095" w:rsidDel="000D74AD" w:rsidRDefault="00E93095">
          <w:pPr>
            <w:pStyle w:val="TOC2"/>
            <w:tabs>
              <w:tab w:val="right" w:leader="dot" w:pos="9350"/>
            </w:tabs>
            <w:rPr>
              <w:del w:id="204" w:author="Nombre de usuario" w:date="2010-07-20T09:18:00Z"/>
              <w:rFonts w:asciiTheme="minorHAnsi" w:eastAsiaTheme="minorEastAsia" w:hAnsiTheme="minorHAnsi" w:cstheme="minorBidi"/>
              <w:noProof/>
              <w:lang w:bidi="ar-SA"/>
            </w:rPr>
          </w:pPr>
          <w:del w:id="205" w:author="Nombre de usuario" w:date="2010-07-20T09:18:00Z">
            <w:r w:rsidRPr="000D74AD" w:rsidDel="000D74AD">
              <w:rPr>
                <w:rFonts w:eastAsia="Times New Roman"/>
                <w:noProof/>
                <w:lang w:val="es-AR"/>
                <w:rPrChange w:id="206" w:author="Nombre de usuario" w:date="2010-07-20T09:18:00Z">
                  <w:rPr>
                    <w:rStyle w:val="Hyperlink"/>
                    <w:rFonts w:eastAsia="Times New Roman"/>
                    <w:noProof/>
                    <w:lang w:val="es-AR"/>
                  </w:rPr>
                </w:rPrChange>
              </w:rPr>
              <w:delText>8.3 - Modalidad de tenencia del código fuente</w:delText>
            </w:r>
            <w:r w:rsidDel="000D74AD">
              <w:rPr>
                <w:noProof/>
                <w:webHidden/>
              </w:rPr>
              <w:tab/>
              <w:delText>26</w:delText>
            </w:r>
          </w:del>
        </w:p>
        <w:p w:rsidR="00E93095" w:rsidDel="000D74AD" w:rsidRDefault="00E93095">
          <w:pPr>
            <w:pStyle w:val="TOC2"/>
            <w:tabs>
              <w:tab w:val="right" w:leader="dot" w:pos="9350"/>
            </w:tabs>
            <w:rPr>
              <w:del w:id="207" w:author="Nombre de usuario" w:date="2010-07-20T09:18:00Z"/>
              <w:rFonts w:asciiTheme="minorHAnsi" w:eastAsiaTheme="minorEastAsia" w:hAnsiTheme="minorHAnsi" w:cstheme="minorBidi"/>
              <w:noProof/>
              <w:lang w:bidi="ar-SA"/>
            </w:rPr>
          </w:pPr>
          <w:del w:id="208" w:author="Nombre de usuario" w:date="2010-07-20T09:18:00Z">
            <w:r w:rsidRPr="000D74AD" w:rsidDel="000D74AD">
              <w:rPr>
                <w:rFonts w:eastAsia="Times New Roman"/>
                <w:noProof/>
                <w:lang w:val="es-AR"/>
                <w:rPrChange w:id="209" w:author="Nombre de usuario" w:date="2010-07-20T09:18:00Z">
                  <w:rPr>
                    <w:rStyle w:val="Hyperlink"/>
                    <w:rFonts w:eastAsia="Times New Roman"/>
                    <w:noProof/>
                    <w:lang w:val="es-AR"/>
                  </w:rPr>
                </w:rPrChange>
              </w:rPr>
              <w:delText>8.4 - Tiempo De Entrega</w:delText>
            </w:r>
            <w:r w:rsidDel="000D74AD">
              <w:rPr>
                <w:noProof/>
                <w:webHidden/>
              </w:rPr>
              <w:tab/>
              <w:delText>27</w:delText>
            </w:r>
          </w:del>
        </w:p>
        <w:p w:rsidR="00E93095" w:rsidDel="000D74AD" w:rsidRDefault="00E93095">
          <w:pPr>
            <w:pStyle w:val="TOC2"/>
            <w:tabs>
              <w:tab w:val="right" w:leader="dot" w:pos="9350"/>
            </w:tabs>
            <w:rPr>
              <w:del w:id="210" w:author="Nombre de usuario" w:date="2010-07-20T09:18:00Z"/>
              <w:rFonts w:asciiTheme="minorHAnsi" w:eastAsiaTheme="minorEastAsia" w:hAnsiTheme="minorHAnsi" w:cstheme="minorBidi"/>
              <w:noProof/>
              <w:lang w:bidi="ar-SA"/>
            </w:rPr>
          </w:pPr>
          <w:del w:id="211" w:author="Nombre de usuario" w:date="2010-07-20T09:18:00Z">
            <w:r w:rsidRPr="000D74AD" w:rsidDel="000D74AD">
              <w:rPr>
                <w:rFonts w:eastAsia="Times New Roman"/>
                <w:noProof/>
                <w:lang w:val="es-AR"/>
                <w:rPrChange w:id="212" w:author="Nombre de usuario" w:date="2010-07-20T09:18:00Z">
                  <w:rPr>
                    <w:rStyle w:val="Hyperlink"/>
                    <w:rFonts w:eastAsia="Times New Roman"/>
                    <w:noProof/>
                    <w:lang w:val="es-AR"/>
                  </w:rPr>
                </w:rPrChange>
              </w:rPr>
              <w:delText xml:space="preserve">8.5 - </w:delText>
            </w:r>
            <w:r w:rsidRPr="000D74AD" w:rsidDel="000D74AD">
              <w:rPr>
                <w:rFonts w:eastAsia="Times New Roman"/>
                <w:b/>
                <w:bCs/>
                <w:noProof/>
                <w:lang w:val="es-AR"/>
                <w:rPrChange w:id="213" w:author="Nombre de usuario" w:date="2010-07-20T09:18:00Z">
                  <w:rPr>
                    <w:rStyle w:val="Hyperlink"/>
                    <w:rFonts w:eastAsia="Times New Roman"/>
                    <w:b/>
                    <w:bCs/>
                    <w:noProof/>
                    <w:lang w:val="es-AR"/>
                  </w:rPr>
                </w:rPrChange>
              </w:rPr>
              <w:delText>Costo Del Sistema</w:delText>
            </w:r>
            <w:r w:rsidDel="000D74AD">
              <w:rPr>
                <w:noProof/>
                <w:webHidden/>
              </w:rPr>
              <w:tab/>
              <w:delText>35</w:delText>
            </w:r>
          </w:del>
        </w:p>
        <w:p w:rsidR="00E93095" w:rsidDel="000D74AD" w:rsidRDefault="00E93095">
          <w:pPr>
            <w:pStyle w:val="TOC2"/>
            <w:tabs>
              <w:tab w:val="right" w:leader="dot" w:pos="9350"/>
            </w:tabs>
            <w:rPr>
              <w:del w:id="214" w:author="Nombre de usuario" w:date="2010-07-20T09:18:00Z"/>
              <w:rFonts w:asciiTheme="minorHAnsi" w:eastAsiaTheme="minorEastAsia" w:hAnsiTheme="minorHAnsi" w:cstheme="minorBidi"/>
              <w:noProof/>
              <w:lang w:bidi="ar-SA"/>
            </w:rPr>
          </w:pPr>
          <w:del w:id="215" w:author="Nombre de usuario" w:date="2010-07-20T09:18:00Z">
            <w:r w:rsidRPr="000D74AD" w:rsidDel="000D74AD">
              <w:rPr>
                <w:noProof/>
                <w:lang w:val="es-AR"/>
                <w:rPrChange w:id="216" w:author="Nombre de usuario" w:date="2010-07-20T09:18:00Z">
                  <w:rPr>
                    <w:rStyle w:val="Hyperlink"/>
                    <w:noProof/>
                    <w:lang w:val="es-AR"/>
                  </w:rPr>
                </w:rPrChange>
              </w:rPr>
              <w:delText>8.6 – Forma De Pago</w:delText>
            </w:r>
            <w:r w:rsidDel="000D74AD">
              <w:rPr>
                <w:noProof/>
                <w:webHidden/>
              </w:rPr>
              <w:tab/>
              <w:delText>35</w:delText>
            </w:r>
          </w:del>
        </w:p>
        <w:p w:rsidR="00BF5ABB" w:rsidRPr="00E93095" w:rsidRDefault="00BF5ABB">
          <w:pPr>
            <w:rPr>
              <w:lang w:val="es-AR"/>
            </w:rPr>
          </w:pPr>
          <w:r w:rsidRPr="00E93095">
            <w:rPr>
              <w:b/>
              <w:bCs/>
              <w:noProof/>
              <w:lang w:val="es-AR"/>
            </w:rPr>
            <w:fldChar w:fldCharType="end"/>
          </w:r>
        </w:p>
      </w:sdtContent>
    </w:sdt>
    <w:p w:rsidR="00BF5ABB" w:rsidRPr="00E93095" w:rsidRDefault="00BF5ABB" w:rsidP="00E93095">
      <w:pPr>
        <w:rPr>
          <w:lang w:val="es-AR"/>
        </w:rPr>
      </w:pPr>
    </w:p>
    <w:p w:rsidR="0050695F" w:rsidRPr="00EF2DE8" w:rsidRDefault="0050695F" w:rsidP="007432B3">
      <w:pPr>
        <w:pStyle w:val="Heading1"/>
        <w:rPr>
          <w:rFonts w:eastAsia="Times New Roman"/>
          <w:kern w:val="36"/>
          <w:lang w:val="es-AR"/>
        </w:rPr>
      </w:pPr>
      <w:bookmarkStart w:id="217" w:name="_Toc267380861"/>
      <w:r w:rsidRPr="00EF2DE8">
        <w:rPr>
          <w:rFonts w:eastAsia="Times New Roman"/>
          <w:kern w:val="36"/>
          <w:lang w:val="es-AR"/>
        </w:rPr>
        <w:lastRenderedPageBreak/>
        <w:t>1 - El Proyecto</w:t>
      </w:r>
      <w:bookmarkEnd w:id="217"/>
    </w:p>
    <w:p w:rsidR="0050695F" w:rsidRPr="00EF2DE8" w:rsidRDefault="0050695F" w:rsidP="007432B3">
      <w:pPr>
        <w:pStyle w:val="Heading2"/>
        <w:rPr>
          <w:rFonts w:eastAsia="Times New Roman"/>
          <w:lang w:val="es-AR"/>
        </w:rPr>
      </w:pPr>
      <w:bookmarkStart w:id="218" w:name="_Toc267380862"/>
      <w:r w:rsidRPr="00EF2DE8">
        <w:rPr>
          <w:rFonts w:eastAsia="Times New Roman"/>
          <w:lang w:val="es-AR"/>
        </w:rPr>
        <w:t>1.1 - Breve Descripción del Proyecto</w:t>
      </w:r>
      <w:bookmarkEnd w:id="218"/>
    </w:p>
    <w:p w:rsidR="0050695F" w:rsidRPr="00EF2DE8" w:rsidRDefault="00245E2D" w:rsidP="00511DCA">
      <w:pPr>
        <w:rPr>
          <w:rFonts w:eastAsia="Times New Roman"/>
          <w:lang w:val="es-AR"/>
        </w:rPr>
      </w:pPr>
      <w:r w:rsidRPr="00EF2DE8">
        <w:rPr>
          <w:rFonts w:eastAsia="Times New Roman"/>
          <w:lang w:val="es-AR"/>
        </w:rPr>
        <w:t xml:space="preserve">El proyecto que se presentará a la cátedra surge de la necesidad de llevar los cambios culturales generados por Internet al área de la salud. </w:t>
      </w:r>
    </w:p>
    <w:p w:rsidR="00245E2D" w:rsidRPr="00EF2DE8" w:rsidRDefault="00245E2D" w:rsidP="00511DCA">
      <w:pPr>
        <w:rPr>
          <w:rFonts w:eastAsia="Times New Roman"/>
          <w:lang w:val="es-AR"/>
        </w:rPr>
      </w:pPr>
      <w:r w:rsidRPr="00EF2DE8">
        <w:rPr>
          <w:rFonts w:eastAsia="Times New Roman"/>
          <w:lang w:val="es-AR"/>
        </w:rPr>
        <w:t>Lo que se realizará es llevar al Centro Médico Velez</w:t>
      </w:r>
      <w:r w:rsidR="00ED146C" w:rsidRPr="00EF2DE8">
        <w:rPr>
          <w:rFonts w:eastAsia="Times New Roman"/>
          <w:lang w:val="es-AR"/>
        </w:rPr>
        <w:t xml:space="preserve"> Sarsfield (</w:t>
      </w:r>
      <w:r w:rsidR="00783F28" w:rsidRPr="00EF2DE8">
        <w:rPr>
          <w:rFonts w:eastAsia="Times New Roman"/>
          <w:lang w:val="es-AR"/>
        </w:rPr>
        <w:t>CeMI</w:t>
      </w:r>
      <w:r w:rsidR="00ED146C" w:rsidRPr="00EF2DE8">
        <w:rPr>
          <w:rFonts w:eastAsia="Times New Roman"/>
          <w:lang w:val="es-AR"/>
        </w:rPr>
        <w:t xml:space="preserve"> de aquí en adelante) desde un sitio institucional de web básica, hacía una instancia de e-commerce y e-bussiness.</w:t>
      </w:r>
    </w:p>
    <w:p w:rsidR="003031F2" w:rsidRPr="00EF2DE8" w:rsidRDefault="00ED146C" w:rsidP="00511DCA">
      <w:pPr>
        <w:rPr>
          <w:rFonts w:eastAsia="Times New Roman"/>
          <w:lang w:val="es-AR"/>
        </w:rPr>
      </w:pPr>
      <w:r w:rsidRPr="00EF2DE8">
        <w:rPr>
          <w:rFonts w:eastAsia="Times New Roman"/>
          <w:lang w:val="es-AR"/>
        </w:rPr>
        <w:t xml:space="preserve">Esto se basa en el cambio de un sitio web estático hacia uno dinámico basado en un sistema de gestión de contenido (CMS) para poder brindarle al personal de </w:t>
      </w:r>
      <w:r w:rsidR="00783F28" w:rsidRPr="00EF2DE8">
        <w:rPr>
          <w:rFonts w:eastAsia="Times New Roman"/>
          <w:lang w:val="es-AR"/>
        </w:rPr>
        <w:t>CeMI</w:t>
      </w:r>
      <w:r w:rsidRPr="00EF2DE8">
        <w:rPr>
          <w:rFonts w:eastAsia="Times New Roman"/>
          <w:lang w:val="es-AR"/>
        </w:rPr>
        <w:t xml:space="preserve"> un entorno de administración sencilla, donde podrán mantener actualizado su sitio con las últimas </w:t>
      </w:r>
      <w:r w:rsidR="003031F2" w:rsidRPr="00EF2DE8">
        <w:rPr>
          <w:rFonts w:eastAsia="Times New Roman"/>
          <w:lang w:val="es-AR"/>
        </w:rPr>
        <w:t>novedades de la organización.</w:t>
      </w:r>
    </w:p>
    <w:p w:rsidR="00511DCA" w:rsidRPr="00EF2DE8" w:rsidRDefault="00511DCA" w:rsidP="00511DCA">
      <w:pPr>
        <w:rPr>
          <w:rFonts w:eastAsia="Times New Roman"/>
          <w:lang w:val="es-AR"/>
        </w:rPr>
      </w:pPr>
      <w:r w:rsidRPr="00EF2DE8">
        <w:rPr>
          <w:rFonts w:eastAsia="Times New Roman"/>
          <w:lang w:val="es-AR"/>
        </w:rPr>
        <w:t xml:space="preserve">A esta funcionalidad, que ayudará a mantener el sitio actualizado con mayor fluidez, se le agregará la de gestión de </w:t>
      </w:r>
      <w:r w:rsidR="008B071E" w:rsidRPr="00EF2DE8">
        <w:rPr>
          <w:rFonts w:eastAsia="Times New Roman"/>
          <w:lang w:val="es-AR"/>
        </w:rPr>
        <w:t xml:space="preserve">turnos en línea por medio de pacientes y profesionales. Esto ayudará a mejorar el posicionamiento y la </w:t>
      </w:r>
      <w:r w:rsidR="008E493D" w:rsidRPr="00EF2DE8">
        <w:rPr>
          <w:rFonts w:eastAsia="Times New Roman"/>
          <w:lang w:val="es-AR"/>
        </w:rPr>
        <w:t>visibilidad</w:t>
      </w:r>
      <w:r w:rsidR="008B071E" w:rsidRPr="00EF2DE8">
        <w:rPr>
          <w:rFonts w:eastAsia="Times New Roman"/>
          <w:lang w:val="es-AR"/>
        </w:rPr>
        <w:t xml:space="preserve"> del centro en el universo de la web, generando un mayor número de nuevos pacientes y fidelizar con los que ya cuenta la institución.</w:t>
      </w:r>
    </w:p>
    <w:p w:rsidR="00245E2D" w:rsidRPr="00EF2DE8" w:rsidRDefault="008B071E" w:rsidP="00C3614B">
      <w:pPr>
        <w:rPr>
          <w:rFonts w:eastAsia="Times New Roman"/>
          <w:lang w:val="es-AR"/>
        </w:rPr>
      </w:pPr>
      <w:r w:rsidRPr="00EF2DE8">
        <w:rPr>
          <w:rFonts w:eastAsia="Times New Roman"/>
          <w:lang w:val="es-AR"/>
        </w:rPr>
        <w:t xml:space="preserve">El </w:t>
      </w:r>
      <w:r w:rsidR="00783F28" w:rsidRPr="00EF2DE8">
        <w:rPr>
          <w:rFonts w:eastAsia="Times New Roman"/>
          <w:lang w:val="es-AR"/>
        </w:rPr>
        <w:t>CeMI</w:t>
      </w:r>
      <w:r w:rsidRPr="00EF2DE8">
        <w:rPr>
          <w:rFonts w:eastAsia="Times New Roman"/>
          <w:lang w:val="es-AR"/>
        </w:rPr>
        <w:t xml:space="preserve"> actualmente cuenta con una cartera de pacientes donde la mayoría son de la tercera edad, y donde el ingreso de pacientes jóvenes es infrecuente. Por lo que la dirección general quiere acercarse a este segmento, en particular quiere acercarse a </w:t>
      </w:r>
      <w:r w:rsidRPr="00EF2DE8">
        <w:rPr>
          <w:lang w:val="es-AR"/>
        </w:rPr>
        <w:t>jóvenes adultos</w:t>
      </w:r>
      <w:r w:rsidRPr="00EF2DE8">
        <w:rPr>
          <w:rFonts w:eastAsia="Times New Roman"/>
          <w:lang w:val="es-AR"/>
        </w:rPr>
        <w:t>.</w:t>
      </w:r>
      <w:r w:rsidR="00C3614B" w:rsidRPr="00EF2DE8">
        <w:rPr>
          <w:rFonts w:eastAsia="Times New Roman"/>
          <w:lang w:val="es-AR"/>
        </w:rPr>
        <w:t xml:space="preserve"> Este nuevo segmento es un gran consumidor de internet, y de las nuevas tecnologías, por lo que la implementación de estas funcionalidades ofrecerá un puente de acercamiento a esta población.</w:t>
      </w:r>
      <w:r w:rsidRPr="00EF2DE8">
        <w:rPr>
          <w:rFonts w:eastAsia="Times New Roman"/>
          <w:lang w:val="es-AR"/>
        </w:rPr>
        <w:t xml:space="preserve"> </w:t>
      </w:r>
    </w:p>
    <w:p w:rsidR="0050695F" w:rsidRPr="00EF2DE8" w:rsidRDefault="0050695F" w:rsidP="00C3614B">
      <w:pPr>
        <w:pStyle w:val="Heading2"/>
        <w:rPr>
          <w:rFonts w:eastAsia="Times New Roman"/>
          <w:lang w:val="es-AR"/>
        </w:rPr>
      </w:pPr>
      <w:bookmarkStart w:id="219" w:name="_Toc267380863"/>
      <w:r w:rsidRPr="00EF2DE8">
        <w:rPr>
          <w:rFonts w:eastAsia="Times New Roman"/>
          <w:lang w:val="es-AR"/>
        </w:rPr>
        <w:t>1.2 - Situación Actual del Proyecto</w:t>
      </w:r>
      <w:bookmarkEnd w:id="219"/>
    </w:p>
    <w:p w:rsidR="00D11BED" w:rsidRPr="00EF2DE8" w:rsidRDefault="00D11BED" w:rsidP="00F1239B">
      <w:pPr>
        <w:rPr>
          <w:lang w:val="es-AR"/>
        </w:rPr>
      </w:pPr>
      <w:r w:rsidRPr="00EF2DE8">
        <w:rPr>
          <w:lang w:val="es-AR"/>
        </w:rPr>
        <w:t xml:space="preserve">Actualmente los nuevos pacientes conocen </w:t>
      </w:r>
      <w:r w:rsidR="00081A0F" w:rsidRPr="00EF2DE8">
        <w:rPr>
          <w:lang w:val="es-AR"/>
        </w:rPr>
        <w:t>el CeMI mediante los comentarios de boca en boca mayoritariamente. Algunos otros se acercan a la institución debido a la cercanía de la misma a sus viviendas. Podemos estimar que más del 90% de los pacientes son pertenecientes a la tercera edad.</w:t>
      </w:r>
    </w:p>
    <w:p w:rsidR="00081A0F" w:rsidRPr="00EF2DE8" w:rsidRDefault="00081A0F" w:rsidP="00F1239B">
      <w:pPr>
        <w:rPr>
          <w:lang w:val="es-AR"/>
        </w:rPr>
      </w:pPr>
      <w:r w:rsidRPr="00EF2DE8">
        <w:rPr>
          <w:lang w:val="es-AR"/>
        </w:rPr>
        <w:t xml:space="preserve">La penetración en el mercado del CeMI es muy baja, y la comisión directiva cree que hay un gran mercado sin explotar como son los jóvenes adultos, y adultos profesionales. Personas con conocimiento web, con poco tiempo y que generalmente tienen una obra social con prepagas de alta </w:t>
      </w:r>
      <w:r w:rsidR="005028D0" w:rsidRPr="00EF2DE8">
        <w:rPr>
          <w:lang w:val="es-AR"/>
        </w:rPr>
        <w:t>categoría</w:t>
      </w:r>
      <w:r w:rsidRPr="00EF2DE8">
        <w:rPr>
          <w:lang w:val="es-AR"/>
        </w:rPr>
        <w:t xml:space="preserve">, con los cuales los profesionales pueden operar sin inconvenientes; y las cuales son conocidas por su pago en término y forma de las prácticas realizadas, como por ejemplo OSDE, Swiss Medical, </w:t>
      </w:r>
      <w:r w:rsidR="005028D0" w:rsidRPr="00EF2DE8">
        <w:rPr>
          <w:lang w:val="es-AR"/>
        </w:rPr>
        <w:t>etc.</w:t>
      </w:r>
    </w:p>
    <w:p w:rsidR="005028D0" w:rsidRPr="00EF2DE8" w:rsidRDefault="005028D0" w:rsidP="00F1239B">
      <w:pPr>
        <w:rPr>
          <w:lang w:val="es-AR"/>
        </w:rPr>
      </w:pPr>
      <w:r w:rsidRPr="00EF2DE8">
        <w:rPr>
          <w:lang w:val="es-AR"/>
        </w:rPr>
        <w:t xml:space="preserve">El hecho de que los pacientes tengan que llamar por teléfono o presentarse personalmente para obtener un turno, hace que el proceso no sea simple para esta nueva población destino (jóvenes adultos y profesionales), quienes </w:t>
      </w:r>
      <w:r w:rsidR="00FC4A46" w:rsidRPr="00EF2DE8">
        <w:rPr>
          <w:lang w:val="es-AR"/>
        </w:rPr>
        <w:t>llevan una vida online las 24hs. Si bien la obtención de turnos por vía telefónica es simple y rápida teóricamente, debido a que el CeMI cuenta con sólo una línea telefónica y una secretaria, hace que muchas veces la línea esté ocupada y la sobrecarga que se genera sobre la secretaría es muy grande.</w:t>
      </w:r>
    </w:p>
    <w:p w:rsidR="00FC4A46" w:rsidRPr="00EF2DE8" w:rsidRDefault="00FC4A46" w:rsidP="00F1239B">
      <w:pPr>
        <w:rPr>
          <w:lang w:val="es-AR"/>
        </w:rPr>
      </w:pPr>
      <w:r w:rsidRPr="00EF2DE8">
        <w:rPr>
          <w:lang w:val="es-AR"/>
        </w:rPr>
        <w:lastRenderedPageBreak/>
        <w:t>Por otro lado, en el último tiempo se están agregando nuevos profesionales a la institución, que también pertenecen a la nueva generación X, donde están acostumbrados a llevar una agenda en su celular, manejar sus tareas por mail, etc. Quienes quieren poder estar al tanto de los turnos de sus pacientes, y sobre todo de sus cancelaciones; para evitar pasar tiempos muertos en el consultorio.</w:t>
      </w:r>
    </w:p>
    <w:p w:rsidR="00F1239B" w:rsidRPr="00EF2DE8" w:rsidRDefault="00F1239B" w:rsidP="00F1239B">
      <w:pPr>
        <w:rPr>
          <w:lang w:val="es-AR"/>
        </w:rPr>
      </w:pPr>
      <w:r w:rsidRPr="00EF2DE8">
        <w:rPr>
          <w:lang w:val="es-AR"/>
        </w:rPr>
        <w:t xml:space="preserve">Como se ha mencionado en </w:t>
      </w:r>
      <w:r w:rsidR="009B6263" w:rsidRPr="00EF2DE8">
        <w:rPr>
          <w:lang w:val="es-AR"/>
        </w:rPr>
        <w:t xml:space="preserve">el </w:t>
      </w:r>
      <w:r w:rsidRPr="00EF2DE8">
        <w:rPr>
          <w:lang w:val="es-AR"/>
        </w:rPr>
        <w:t xml:space="preserve">ítem anterior </w:t>
      </w:r>
      <w:r w:rsidR="00986E71" w:rsidRPr="00EF2DE8">
        <w:rPr>
          <w:lang w:val="es-AR"/>
        </w:rPr>
        <w:t xml:space="preserve">actualmente </w:t>
      </w:r>
      <w:r w:rsidR="00783F28" w:rsidRPr="00EF2DE8">
        <w:rPr>
          <w:lang w:val="es-AR"/>
        </w:rPr>
        <w:t>CeMI</w:t>
      </w:r>
      <w:r w:rsidR="00986E71" w:rsidRPr="00EF2DE8">
        <w:rPr>
          <w:lang w:val="es-AR"/>
        </w:rPr>
        <w:t xml:space="preserve"> cuenta con </w:t>
      </w:r>
      <w:r w:rsidR="009B6263" w:rsidRPr="00EF2DE8">
        <w:rPr>
          <w:lang w:val="es-AR"/>
        </w:rPr>
        <w:t>una web básica</w:t>
      </w:r>
      <w:r w:rsidR="00986E71" w:rsidRPr="00EF2DE8">
        <w:rPr>
          <w:lang w:val="es-AR"/>
        </w:rPr>
        <w:t xml:space="preserve"> con información institucional de escasa relevancia.</w:t>
      </w:r>
    </w:p>
    <w:p w:rsidR="00986E71" w:rsidRPr="00EF2DE8" w:rsidRDefault="00986E71" w:rsidP="00F1239B">
      <w:pPr>
        <w:rPr>
          <w:lang w:val="es-AR"/>
        </w:rPr>
      </w:pPr>
      <w:r w:rsidRPr="00EF2DE8">
        <w:rPr>
          <w:lang w:val="es-AR"/>
        </w:rPr>
        <w:t xml:space="preserve">A continuación se muestran capturas de pantalla del sitio web actual expuesto en el domino: </w:t>
      </w:r>
      <w:r w:rsidR="00DB6E57">
        <w:fldChar w:fldCharType="begin"/>
      </w:r>
      <w:r w:rsidR="00DB6E57" w:rsidRPr="003309AF">
        <w:rPr>
          <w:lang w:val="es-ES"/>
          <w:rPrChange w:id="220" w:author="Nombre de usuario" w:date="2010-07-20T08:58:00Z">
            <w:rPr/>
          </w:rPrChange>
        </w:rPr>
        <w:instrText xml:space="preserve"> HYPERLINK "http://www.cemivelezsarsfield.com.ar/" </w:instrText>
      </w:r>
      <w:r w:rsidR="00DB6E57">
        <w:fldChar w:fldCharType="separate"/>
      </w:r>
      <w:r w:rsidR="009B6263" w:rsidRPr="00EF2DE8">
        <w:rPr>
          <w:rStyle w:val="Hyperlink"/>
          <w:lang w:val="es-AR"/>
        </w:rPr>
        <w:t>http://www.cemivelezsarsfield.com.ar/</w:t>
      </w:r>
      <w:r w:rsidR="00DB6E57">
        <w:rPr>
          <w:rStyle w:val="Hyperlink"/>
          <w:lang w:val="es-AR"/>
        </w:rPr>
        <w:fldChar w:fldCharType="end"/>
      </w:r>
    </w:p>
    <w:p w:rsidR="009A2FD3" w:rsidRPr="00EF2DE8" w:rsidRDefault="009B6263" w:rsidP="00FC4A46">
      <w:pPr>
        <w:jc w:val="center"/>
        <w:rPr>
          <w:lang w:val="es-AR"/>
        </w:rPr>
      </w:pPr>
      <w:r w:rsidRPr="00E93095">
        <w:rPr>
          <w:noProof/>
          <w:lang w:bidi="ar-SA"/>
        </w:rPr>
        <w:drawing>
          <wp:inline distT="0" distB="0" distL="0" distR="0" wp14:anchorId="1A4A96E8" wp14:editId="3A8C0EEF">
            <wp:extent cx="2542032" cy="2149864"/>
            <wp:effectExtent l="133350" t="133350" r="144145" b="155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42032" cy="214986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E93095">
        <w:rPr>
          <w:noProof/>
          <w:lang w:bidi="ar-SA"/>
        </w:rPr>
        <w:drawing>
          <wp:inline distT="0" distB="0" distL="0" distR="0" wp14:anchorId="2A25B9B2" wp14:editId="0451B776">
            <wp:extent cx="2833492" cy="1839043"/>
            <wp:effectExtent l="133350" t="152400" r="157480" b="1612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39381" cy="18428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A2FD3" w:rsidRPr="00EF2DE8" w:rsidRDefault="009A2FD3" w:rsidP="00FC4A46">
      <w:pPr>
        <w:jc w:val="center"/>
        <w:rPr>
          <w:lang w:val="es-AR"/>
        </w:rPr>
      </w:pPr>
      <w:r w:rsidRPr="00E93095">
        <w:rPr>
          <w:noProof/>
          <w:lang w:bidi="ar-SA"/>
        </w:rPr>
        <w:drawing>
          <wp:inline distT="0" distB="0" distL="0" distR="0" wp14:anchorId="4DF7DC85" wp14:editId="38D3AC10">
            <wp:extent cx="3085395" cy="3151322"/>
            <wp:effectExtent l="152400" t="152400" r="134620" b="1638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85614" cy="3151546"/>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B6263" w:rsidRPr="00EF2DE8" w:rsidRDefault="009B6263" w:rsidP="00FC4A46">
      <w:pPr>
        <w:jc w:val="center"/>
        <w:rPr>
          <w:lang w:val="es-AR"/>
        </w:rPr>
      </w:pPr>
      <w:r w:rsidRPr="00E93095">
        <w:rPr>
          <w:noProof/>
          <w:lang w:bidi="ar-SA"/>
        </w:rPr>
        <w:lastRenderedPageBreak/>
        <w:drawing>
          <wp:inline distT="0" distB="0" distL="0" distR="0" wp14:anchorId="2B7CC22C" wp14:editId="6C31DC16">
            <wp:extent cx="2525086" cy="3845394"/>
            <wp:effectExtent l="133350" t="133350" r="142240" b="155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31619" cy="3855343"/>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E93095">
        <w:rPr>
          <w:noProof/>
          <w:lang w:bidi="ar-SA"/>
        </w:rPr>
        <w:drawing>
          <wp:inline distT="0" distB="0" distL="0" distR="0" wp14:anchorId="4FD52A7B" wp14:editId="3FCB9F81">
            <wp:extent cx="2823358" cy="3559447"/>
            <wp:effectExtent l="133350" t="133350" r="167640" b="155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27157" cy="3564237"/>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B6263" w:rsidRPr="00EF2DE8" w:rsidRDefault="009B6263" w:rsidP="00FC4A46">
      <w:pPr>
        <w:jc w:val="center"/>
        <w:rPr>
          <w:lang w:val="es-AR"/>
        </w:rPr>
      </w:pPr>
    </w:p>
    <w:p w:rsidR="00FC4A46" w:rsidRPr="00EF2DE8" w:rsidRDefault="009A2FD3" w:rsidP="00FC4A46">
      <w:pPr>
        <w:rPr>
          <w:lang w:val="es-AR"/>
        </w:rPr>
      </w:pPr>
      <w:r w:rsidRPr="00EF2DE8">
        <w:rPr>
          <w:lang w:val="es-AR"/>
        </w:rPr>
        <w:t>Como podemos observar la experiencia de usuario, y la información con la que cuenta el sitio web actual, es muy pobre y desactualizada.</w:t>
      </w:r>
    </w:p>
    <w:p w:rsidR="009A2FD3" w:rsidRPr="00EF2DE8" w:rsidRDefault="0050695F" w:rsidP="009A2FD3">
      <w:pPr>
        <w:pStyle w:val="Heading2"/>
        <w:rPr>
          <w:rFonts w:eastAsia="Times New Roman"/>
          <w:lang w:val="es-AR"/>
        </w:rPr>
      </w:pPr>
      <w:bookmarkStart w:id="221" w:name="_Toc267380864"/>
      <w:r w:rsidRPr="00EF2DE8">
        <w:rPr>
          <w:rFonts w:eastAsia="Times New Roman"/>
          <w:lang w:val="es-AR"/>
        </w:rPr>
        <w:t>1.3 - ¿Qué</w:t>
      </w:r>
      <w:r w:rsidR="009A2FD3" w:rsidRPr="00EF2DE8">
        <w:rPr>
          <w:rFonts w:eastAsia="Times New Roman"/>
          <w:lang w:val="es-AR"/>
        </w:rPr>
        <w:t xml:space="preserve"> hace único a nuestro proyecto?</w:t>
      </w:r>
      <w:bookmarkEnd w:id="221"/>
    </w:p>
    <w:p w:rsidR="007219A0" w:rsidRPr="00EF2DE8" w:rsidRDefault="009E2D28" w:rsidP="009E2D28">
      <w:pPr>
        <w:rPr>
          <w:lang w:val="es-AR"/>
        </w:rPr>
      </w:pPr>
      <w:r w:rsidRPr="00EF2DE8">
        <w:rPr>
          <w:lang w:val="es-AR"/>
        </w:rPr>
        <w:t>Dentro de los grandes beneficios que otorgaría la implementación de obtención de turnos vía web sería la innovación que representaría dentro del mercado Rosarino de la salud. Ya que ninguna de las clínicas y centros de la salud de la ciudad cuentan con este servicio.</w:t>
      </w:r>
    </w:p>
    <w:p w:rsidR="009E2D28" w:rsidRPr="00EF2DE8" w:rsidRDefault="009E2D28" w:rsidP="009E2D28">
      <w:pPr>
        <w:rPr>
          <w:lang w:val="es-AR"/>
        </w:rPr>
      </w:pPr>
      <w:r w:rsidRPr="00EF2DE8">
        <w:rPr>
          <w:lang w:val="es-AR"/>
        </w:rPr>
        <w:t>Por otro lado, la mayoría de las clínicas de la ciudad cuentan con tan sólo una web básica, que si bien son más atractivas visualmente que la del CeMI, no brindan ninguna funcionalidad adicional</w:t>
      </w:r>
      <w:r w:rsidR="00E5103E" w:rsidRPr="00EF2DE8">
        <w:rPr>
          <w:lang w:val="es-AR"/>
        </w:rPr>
        <w:t xml:space="preserve"> (a excepción del Sanatorio Los Arroyos)</w:t>
      </w:r>
      <w:r w:rsidRPr="00EF2DE8">
        <w:rPr>
          <w:lang w:val="es-AR"/>
        </w:rPr>
        <w:t>. Y en ninguna se puede ver la presencia de una Web Marketing, e-Commerce o e-Bussiness.</w:t>
      </w:r>
      <w:r w:rsidR="00E5103E" w:rsidRPr="00EF2DE8">
        <w:rPr>
          <w:lang w:val="es-AR"/>
        </w:rPr>
        <w:t xml:space="preserve"> </w:t>
      </w:r>
    </w:p>
    <w:p w:rsidR="00E5103E" w:rsidRPr="00EF2DE8" w:rsidRDefault="00E5103E" w:rsidP="009E2D28">
      <w:pPr>
        <w:rPr>
          <w:lang w:val="es-AR"/>
        </w:rPr>
      </w:pPr>
      <w:r w:rsidRPr="00EF2DE8">
        <w:rPr>
          <w:lang w:val="es-AR"/>
        </w:rPr>
        <w:t xml:space="preserve">El Sanatorio Los Arroyos, cuenta con un servicio de reserva de turnos en línea, pero de forma offline, lo que se asemejaría a un Web Marketing, donde luego una secretaría se encarga de llamar al futuro paciente para concertar el turno real. </w:t>
      </w:r>
    </w:p>
    <w:p w:rsidR="009E2D28" w:rsidRPr="00EF2DE8" w:rsidRDefault="009E2D28" w:rsidP="009E2D28">
      <w:pPr>
        <w:rPr>
          <w:lang w:val="es-AR"/>
        </w:rPr>
      </w:pPr>
      <w:r w:rsidRPr="00EF2DE8">
        <w:rPr>
          <w:lang w:val="es-AR"/>
        </w:rPr>
        <w:t xml:space="preserve">A continuación publicamos </w:t>
      </w:r>
      <w:r w:rsidR="00AE7169" w:rsidRPr="00EF2DE8">
        <w:rPr>
          <w:lang w:val="es-AR"/>
        </w:rPr>
        <w:t>una captura de las diferentes web de algunas de las clínicas de la ciudad de Rosario:</w:t>
      </w:r>
    </w:p>
    <w:p w:rsidR="00AE7169" w:rsidRPr="00EF2DE8" w:rsidRDefault="005A25F0" w:rsidP="005A25F0">
      <w:pPr>
        <w:pStyle w:val="Heading3"/>
        <w:rPr>
          <w:lang w:val="es-AR"/>
        </w:rPr>
      </w:pPr>
      <w:bookmarkStart w:id="222" w:name="_Toc267380865"/>
      <w:r w:rsidRPr="00EF2DE8">
        <w:rPr>
          <w:lang w:val="es-AR"/>
        </w:rPr>
        <w:lastRenderedPageBreak/>
        <w:t>Centro Diagnóstico Rosario</w:t>
      </w:r>
      <w:bookmarkEnd w:id="222"/>
    </w:p>
    <w:p w:rsidR="005A25F0" w:rsidRPr="00EF2DE8" w:rsidRDefault="005A25F0" w:rsidP="005A25F0">
      <w:pPr>
        <w:jc w:val="center"/>
        <w:rPr>
          <w:lang w:val="es-AR"/>
        </w:rPr>
      </w:pPr>
      <w:r w:rsidRPr="00E93095">
        <w:rPr>
          <w:noProof/>
          <w:lang w:bidi="ar-SA"/>
        </w:rPr>
        <w:drawing>
          <wp:inline distT="0" distB="0" distL="0" distR="0" wp14:anchorId="01B2E425" wp14:editId="46E70F78">
            <wp:extent cx="4320330" cy="3490723"/>
            <wp:effectExtent l="152400" t="152400" r="137795" b="147955"/>
            <wp:docPr id="8" name="Picture 8" descr="D:\Documents\Projects\uai-sap\PM\CapturasWeb\centro_diagnostico_ros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Projects\uai-sap\PM\CapturasWeb\centro_diagnostico_rosar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1002" cy="3499346"/>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A25F0" w:rsidRPr="00EF2DE8" w:rsidRDefault="005A25F0" w:rsidP="005A25F0">
      <w:pPr>
        <w:pStyle w:val="Heading3"/>
        <w:rPr>
          <w:lang w:val="es-AR"/>
        </w:rPr>
      </w:pPr>
      <w:bookmarkStart w:id="223" w:name="_Toc267380866"/>
      <w:r w:rsidRPr="00EF2DE8">
        <w:rPr>
          <w:lang w:val="es-AR"/>
        </w:rPr>
        <w:t>Sanatorio Centro</w:t>
      </w:r>
      <w:bookmarkEnd w:id="223"/>
    </w:p>
    <w:p w:rsidR="005A25F0" w:rsidRPr="00EF2DE8" w:rsidRDefault="005A25F0" w:rsidP="005A25F0">
      <w:pPr>
        <w:jc w:val="center"/>
        <w:rPr>
          <w:lang w:val="es-AR"/>
        </w:rPr>
      </w:pPr>
      <w:r w:rsidRPr="00E93095">
        <w:rPr>
          <w:noProof/>
          <w:lang w:bidi="ar-SA"/>
        </w:rPr>
        <w:drawing>
          <wp:inline distT="0" distB="0" distL="0" distR="0" wp14:anchorId="294958FF" wp14:editId="7DE7F66A">
            <wp:extent cx="4301395" cy="3305263"/>
            <wp:effectExtent l="152400" t="152400" r="137795" b="142875"/>
            <wp:docPr id="9" name="Picture 9" descr="D:\Documents\Projects\uai-sap\PM\CapturasWeb\sanatorio_ce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Projects\uai-sap\PM\CapturasWeb\sanatorio_centr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2508" cy="3306118"/>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A25F0" w:rsidRPr="00EF2DE8" w:rsidRDefault="005A25F0" w:rsidP="005A25F0">
      <w:pPr>
        <w:pStyle w:val="Heading3"/>
        <w:rPr>
          <w:lang w:val="es-AR"/>
        </w:rPr>
      </w:pPr>
      <w:bookmarkStart w:id="224" w:name="_Toc267380867"/>
      <w:r w:rsidRPr="00EF2DE8">
        <w:rPr>
          <w:lang w:val="es-AR"/>
        </w:rPr>
        <w:lastRenderedPageBreak/>
        <w:t>Sanatorio De La Mujer</w:t>
      </w:r>
      <w:bookmarkEnd w:id="224"/>
    </w:p>
    <w:p w:rsidR="005A25F0" w:rsidRPr="00EF2DE8" w:rsidRDefault="005A25F0" w:rsidP="005A25F0">
      <w:pPr>
        <w:jc w:val="center"/>
        <w:rPr>
          <w:lang w:val="es-AR"/>
        </w:rPr>
      </w:pPr>
      <w:r w:rsidRPr="00E93095">
        <w:rPr>
          <w:noProof/>
          <w:lang w:bidi="ar-SA"/>
        </w:rPr>
        <w:drawing>
          <wp:inline distT="0" distB="0" distL="0" distR="0" wp14:anchorId="46E54129" wp14:editId="64019716">
            <wp:extent cx="3414319" cy="2628365"/>
            <wp:effectExtent l="152400" t="152400" r="148590" b="153035"/>
            <wp:docPr id="10" name="Picture 10" descr="D:\Documents\Projects\uai-sap\PM\CapturasWeb\sanatorio_de_la_muj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Projects\uai-sap\PM\CapturasWeb\sanatorio_de_la_muj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14319" cy="26283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A25F0" w:rsidRPr="00EF2DE8" w:rsidRDefault="005A25F0" w:rsidP="005A25F0">
      <w:pPr>
        <w:pStyle w:val="Heading3"/>
        <w:rPr>
          <w:lang w:val="es-AR"/>
        </w:rPr>
      </w:pPr>
      <w:bookmarkStart w:id="225" w:name="_Toc267380868"/>
      <w:r w:rsidRPr="00EF2DE8">
        <w:rPr>
          <w:lang w:val="es-AR"/>
        </w:rPr>
        <w:t>Sanatorio Los Arroyos</w:t>
      </w:r>
      <w:bookmarkEnd w:id="225"/>
    </w:p>
    <w:p w:rsidR="005A25F0" w:rsidRPr="00EF2DE8" w:rsidRDefault="005A25F0" w:rsidP="005A25F0">
      <w:pPr>
        <w:rPr>
          <w:lang w:val="es-AR"/>
        </w:rPr>
      </w:pPr>
      <w:r w:rsidRPr="00E93095">
        <w:rPr>
          <w:noProof/>
          <w:lang w:bidi="ar-SA"/>
        </w:rPr>
        <w:drawing>
          <wp:inline distT="0" distB="0" distL="0" distR="0" wp14:anchorId="2C0E14FD" wp14:editId="3347FA43">
            <wp:extent cx="2709644" cy="1940469"/>
            <wp:effectExtent l="152400" t="152400" r="167005" b="155575"/>
            <wp:docPr id="13" name="Picture 13" descr="D:\Documents\Projects\uai-sap\PM\CapturasWeb\grupo_ga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Projects\uai-sap\PM\CapturasWeb\grupo_gamm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2824" cy="1942746"/>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E93095">
        <w:rPr>
          <w:noProof/>
          <w:lang w:bidi="ar-SA"/>
        </w:rPr>
        <w:drawing>
          <wp:inline distT="0" distB="0" distL="0" distR="0" wp14:anchorId="6B58B9B3" wp14:editId="45D8EE4E">
            <wp:extent cx="2340528" cy="2615883"/>
            <wp:effectExtent l="152400" t="152400" r="155575" b="165735"/>
            <wp:docPr id="11" name="Picture 11" descr="D:\Documents\Projects\uai-sap\PM\CapturasWeb\sanatorio_los_arroyos_turno_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Projects\uai-sap\PM\CapturasWeb\sanatorio_los_arroyos_turno_online.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000" t="24000" r="18000"/>
                    <a:stretch/>
                  </pic:blipFill>
                  <pic:spPr bwMode="auto">
                    <a:xfrm>
                      <a:off x="0" y="0"/>
                      <a:ext cx="2340433" cy="2615777"/>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50695F" w:rsidRPr="00EF2DE8" w:rsidRDefault="009A2FD3" w:rsidP="00E5103E">
      <w:pPr>
        <w:pStyle w:val="Heading2"/>
        <w:rPr>
          <w:rFonts w:eastAsia="Times New Roman"/>
          <w:lang w:val="es-AR"/>
        </w:rPr>
      </w:pPr>
      <w:bookmarkStart w:id="226" w:name="_Toc267380869"/>
      <w:r w:rsidRPr="00EF2DE8">
        <w:rPr>
          <w:rFonts w:eastAsia="Times New Roman"/>
          <w:lang w:val="es-AR"/>
        </w:rPr>
        <w:t xml:space="preserve">1.4 - </w:t>
      </w:r>
      <w:r w:rsidR="0050695F" w:rsidRPr="00EF2DE8">
        <w:rPr>
          <w:rFonts w:eastAsia="Times New Roman"/>
          <w:lang w:val="es-AR"/>
        </w:rPr>
        <w:t>¿Cuáles son los factores de éxito?</w:t>
      </w:r>
      <w:bookmarkEnd w:id="226"/>
    </w:p>
    <w:p w:rsidR="00E5103E" w:rsidRPr="00EF2DE8" w:rsidRDefault="00E5103E" w:rsidP="00E5103E">
      <w:pPr>
        <w:rPr>
          <w:lang w:val="es-AR"/>
        </w:rPr>
      </w:pPr>
      <w:r w:rsidRPr="00EF2DE8">
        <w:rPr>
          <w:lang w:val="es-AR"/>
        </w:rPr>
        <w:t>Los factores que harán a nuestro sistema y negocio exitoso es la innovación que la misma representa sobre los medios tradicionales. Ya que luego de una rápida búsqueda web demuestra la escases de servicios de esta especie en el mercado Rosarino.</w:t>
      </w:r>
    </w:p>
    <w:p w:rsidR="00E5103E" w:rsidRPr="00EF2DE8" w:rsidRDefault="00E5103E" w:rsidP="00E5103E">
      <w:pPr>
        <w:rPr>
          <w:lang w:val="es-AR"/>
        </w:rPr>
      </w:pPr>
      <w:r w:rsidRPr="00EF2DE8">
        <w:rPr>
          <w:lang w:val="es-AR"/>
        </w:rPr>
        <w:t xml:space="preserve">Seríamos los primeros en entrar en el negocio de turnos web en línea con un producto estrella, y los primeros en obtener las ganancias de un nuevo mercado hasta ahora no explotado en la ciudad. </w:t>
      </w:r>
      <w:r w:rsidRPr="00EF2DE8">
        <w:rPr>
          <w:lang w:val="es-AR"/>
        </w:rPr>
        <w:lastRenderedPageBreak/>
        <w:t>Esto lo lograremos usando tecnologías estándares web (HTML, CSS y JavaScript) que podrán ser consumidas desde PC tradicionales y desde los nuevos SmartPhones.</w:t>
      </w:r>
    </w:p>
    <w:p w:rsidR="00E5103E" w:rsidRPr="00EF2DE8" w:rsidRDefault="00E5103E" w:rsidP="00E5103E">
      <w:pPr>
        <w:rPr>
          <w:lang w:val="es-AR"/>
        </w:rPr>
      </w:pPr>
      <w:r w:rsidRPr="00EF2DE8">
        <w:rPr>
          <w:lang w:val="es-AR"/>
        </w:rPr>
        <w:t>Brindaremos una gran experiencia de usuario, simplificándole las tareas y haciendo que la obtención de turnos necesite una menor descarga de energía cognoscitiva. Habilitando a los posibles pacientes a obtener turnos, sin moverse de su espacio de trabajo, y se dejar de hacer lo que está haciendo en el momento.</w:t>
      </w:r>
    </w:p>
    <w:p w:rsidR="006307F5" w:rsidRPr="00EF2DE8" w:rsidRDefault="006307F5">
      <w:pPr>
        <w:spacing w:after="200"/>
        <w:jc w:val="left"/>
        <w:rPr>
          <w:rFonts w:eastAsia="Times New Roman"/>
          <w:smallCaps/>
          <w:sz w:val="28"/>
          <w:szCs w:val="28"/>
          <w:lang w:val="es-AR"/>
        </w:rPr>
      </w:pPr>
      <w:r w:rsidRPr="00EF2DE8">
        <w:rPr>
          <w:rFonts w:eastAsia="Times New Roman"/>
          <w:lang w:val="es-AR"/>
        </w:rPr>
        <w:br w:type="page"/>
      </w:r>
    </w:p>
    <w:p w:rsidR="006307F5" w:rsidRPr="00EF2DE8" w:rsidRDefault="006307F5" w:rsidP="00E5103E">
      <w:pPr>
        <w:pStyle w:val="Heading2"/>
        <w:rPr>
          <w:rFonts w:eastAsia="Times New Roman"/>
          <w:lang w:val="es-AR"/>
        </w:rPr>
        <w:sectPr w:rsidR="006307F5" w:rsidRPr="00EF2DE8" w:rsidSect="00AB5362">
          <w:headerReference w:type="default" r:id="rId19"/>
          <w:footerReference w:type="default" r:id="rId20"/>
          <w:pgSz w:w="12240" w:h="15840"/>
          <w:pgMar w:top="1440" w:right="1440" w:bottom="1440" w:left="1440" w:header="720" w:footer="576" w:gutter="0"/>
          <w:cols w:space="720"/>
          <w:docGrid w:linePitch="360"/>
        </w:sectPr>
      </w:pPr>
    </w:p>
    <w:p w:rsidR="0050695F" w:rsidRPr="00EF2DE8" w:rsidRDefault="0050695F" w:rsidP="00E5103E">
      <w:pPr>
        <w:pStyle w:val="Heading2"/>
        <w:rPr>
          <w:rFonts w:eastAsia="Times New Roman"/>
          <w:lang w:val="es-AR"/>
        </w:rPr>
      </w:pPr>
      <w:bookmarkStart w:id="227" w:name="_Toc267380870"/>
      <w:r w:rsidRPr="00EF2DE8">
        <w:rPr>
          <w:rFonts w:eastAsia="Times New Roman"/>
          <w:lang w:val="es-AR"/>
        </w:rPr>
        <w:lastRenderedPageBreak/>
        <w:t>1.5 - Análisis FODA</w:t>
      </w:r>
      <w:bookmarkEnd w:id="227"/>
    </w:p>
    <w:tbl>
      <w:tblPr>
        <w:tblW w:w="14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98"/>
        <w:gridCol w:w="5671"/>
        <w:gridCol w:w="4735"/>
      </w:tblGrid>
      <w:tr w:rsidR="006307F5" w:rsidRPr="003309AF" w:rsidTr="006307F5">
        <w:trPr>
          <w:trHeight w:val="1134"/>
        </w:trPr>
        <w:tc>
          <w:tcPr>
            <w:tcW w:w="3798" w:type="dxa"/>
            <w:tcBorders>
              <w:tl2br w:val="single" w:sz="4" w:space="0" w:color="auto"/>
            </w:tcBorders>
          </w:tcPr>
          <w:p w:rsidR="006307F5" w:rsidRPr="00EF2DE8" w:rsidRDefault="006307F5" w:rsidP="006307F5">
            <w:pPr>
              <w:spacing w:after="0" w:line="240" w:lineRule="auto"/>
              <w:rPr>
                <w:rStyle w:val="Emphasis"/>
                <w:lang w:val="es-AR"/>
              </w:rPr>
            </w:pPr>
            <w:r w:rsidRPr="00EF2DE8">
              <w:rPr>
                <w:rStyle w:val="Emphasis"/>
                <w:lang w:val="es-AR"/>
              </w:rPr>
              <w:t xml:space="preserve">                  </w:t>
            </w:r>
          </w:p>
          <w:p w:rsidR="006307F5" w:rsidRPr="00EF2DE8" w:rsidRDefault="006307F5" w:rsidP="006307F5">
            <w:pPr>
              <w:spacing w:after="0" w:line="240" w:lineRule="auto"/>
              <w:rPr>
                <w:rStyle w:val="Emphasis"/>
                <w:lang w:val="es-AR"/>
              </w:rPr>
            </w:pPr>
            <w:r w:rsidRPr="00EF2DE8">
              <w:rPr>
                <w:rStyle w:val="Emphasis"/>
                <w:lang w:val="es-AR"/>
              </w:rPr>
              <w:t xml:space="preserve">                     FACTORES INTERNOS</w:t>
            </w:r>
          </w:p>
          <w:p w:rsidR="006307F5" w:rsidRPr="00EF2DE8" w:rsidRDefault="006307F5" w:rsidP="006307F5">
            <w:pPr>
              <w:spacing w:after="0" w:line="240" w:lineRule="auto"/>
              <w:rPr>
                <w:rStyle w:val="Emphasis"/>
                <w:lang w:val="es-AR"/>
              </w:rPr>
            </w:pPr>
          </w:p>
          <w:p w:rsidR="006307F5" w:rsidRPr="00EF2DE8" w:rsidRDefault="006307F5" w:rsidP="006307F5">
            <w:pPr>
              <w:spacing w:after="0" w:line="240" w:lineRule="auto"/>
              <w:rPr>
                <w:rStyle w:val="Emphasis"/>
                <w:lang w:val="es-AR"/>
              </w:rPr>
            </w:pPr>
          </w:p>
          <w:p w:rsidR="006307F5" w:rsidRPr="00EF2DE8" w:rsidRDefault="006307F5" w:rsidP="006307F5">
            <w:pPr>
              <w:spacing w:after="0" w:line="240" w:lineRule="auto"/>
              <w:rPr>
                <w:rStyle w:val="Emphasis"/>
                <w:lang w:val="es-AR"/>
              </w:rPr>
            </w:pPr>
          </w:p>
          <w:p w:rsidR="006307F5" w:rsidRPr="00EF2DE8" w:rsidRDefault="006307F5" w:rsidP="006307F5">
            <w:pPr>
              <w:spacing w:after="0" w:line="240" w:lineRule="auto"/>
              <w:rPr>
                <w:rStyle w:val="Emphasis"/>
                <w:lang w:val="es-AR"/>
              </w:rPr>
            </w:pPr>
            <w:r w:rsidRPr="00EF2DE8">
              <w:rPr>
                <w:rStyle w:val="Emphasis"/>
                <w:lang w:val="es-AR"/>
              </w:rPr>
              <w:t>FACTORES EXTERNOS</w:t>
            </w:r>
          </w:p>
        </w:tc>
        <w:tc>
          <w:tcPr>
            <w:tcW w:w="5671" w:type="dxa"/>
          </w:tcPr>
          <w:p w:rsidR="006307F5" w:rsidRPr="00EF2DE8" w:rsidRDefault="006307F5" w:rsidP="006307F5">
            <w:pPr>
              <w:spacing w:after="0" w:line="240" w:lineRule="auto"/>
              <w:rPr>
                <w:rStyle w:val="Emphasis"/>
                <w:lang w:val="es-AR"/>
              </w:rPr>
            </w:pPr>
            <w:r w:rsidRPr="00EF2DE8">
              <w:rPr>
                <w:rStyle w:val="Emphasis"/>
                <w:lang w:val="es-AR"/>
              </w:rPr>
              <w:t>FORTALEZAS</w:t>
            </w:r>
          </w:p>
          <w:p w:rsidR="006307F5" w:rsidRPr="00EF2DE8" w:rsidRDefault="006307F5" w:rsidP="006307F5">
            <w:pPr>
              <w:numPr>
                <w:ilvl w:val="0"/>
                <w:numId w:val="12"/>
              </w:numPr>
              <w:tabs>
                <w:tab w:val="num" w:pos="393"/>
              </w:tabs>
              <w:spacing w:after="0" w:line="240" w:lineRule="auto"/>
              <w:rPr>
                <w:lang w:val="es-AR"/>
              </w:rPr>
            </w:pPr>
            <w:r w:rsidRPr="00EF2DE8">
              <w:rPr>
                <w:lang w:val="es-AR"/>
              </w:rPr>
              <w:t>Más de 15 años sirviendo a la comunidad de la zona.</w:t>
            </w:r>
          </w:p>
          <w:p w:rsidR="006307F5" w:rsidRPr="00EF2DE8" w:rsidRDefault="006307F5" w:rsidP="006307F5">
            <w:pPr>
              <w:numPr>
                <w:ilvl w:val="0"/>
                <w:numId w:val="12"/>
              </w:numPr>
              <w:tabs>
                <w:tab w:val="num" w:pos="393"/>
              </w:tabs>
              <w:spacing w:after="0" w:line="240" w:lineRule="auto"/>
              <w:rPr>
                <w:lang w:val="es-AR"/>
              </w:rPr>
            </w:pPr>
            <w:r w:rsidRPr="00EF2DE8">
              <w:rPr>
                <w:lang w:val="es-AR"/>
              </w:rPr>
              <w:t>Personal profesional altamente instruido e idóneo en sus tareas, con una marcada trayectoria.</w:t>
            </w:r>
          </w:p>
          <w:p w:rsidR="006307F5" w:rsidRPr="00EF2DE8" w:rsidRDefault="006307F5" w:rsidP="006307F5">
            <w:pPr>
              <w:numPr>
                <w:ilvl w:val="0"/>
                <w:numId w:val="12"/>
              </w:numPr>
              <w:tabs>
                <w:tab w:val="num" w:pos="393"/>
              </w:tabs>
              <w:spacing w:after="0" w:line="240" w:lineRule="auto"/>
              <w:rPr>
                <w:lang w:val="es-AR"/>
              </w:rPr>
            </w:pPr>
            <w:r w:rsidRPr="00EF2DE8">
              <w:rPr>
                <w:lang w:val="es-AR"/>
              </w:rPr>
              <w:t>Ser una institución policlínica.</w:t>
            </w:r>
          </w:p>
          <w:p w:rsidR="006307F5" w:rsidRPr="00EF2DE8" w:rsidRDefault="006307F5" w:rsidP="006307F5">
            <w:pPr>
              <w:numPr>
                <w:ilvl w:val="0"/>
                <w:numId w:val="12"/>
              </w:numPr>
              <w:tabs>
                <w:tab w:val="num" w:pos="393"/>
              </w:tabs>
              <w:spacing w:after="0" w:line="240" w:lineRule="auto"/>
              <w:rPr>
                <w:lang w:val="es-AR"/>
              </w:rPr>
            </w:pPr>
            <w:r w:rsidRPr="00EF2DE8">
              <w:rPr>
                <w:lang w:val="es-AR"/>
              </w:rPr>
              <w:t>Precios accesibles para las diferentes clases sociales.</w:t>
            </w:r>
          </w:p>
          <w:p w:rsidR="006307F5" w:rsidRPr="00EF2DE8" w:rsidRDefault="006307F5" w:rsidP="006307F5">
            <w:pPr>
              <w:spacing w:after="0" w:line="240" w:lineRule="auto"/>
              <w:rPr>
                <w:lang w:val="es-AR"/>
              </w:rPr>
            </w:pPr>
          </w:p>
        </w:tc>
        <w:tc>
          <w:tcPr>
            <w:tcW w:w="4735" w:type="dxa"/>
          </w:tcPr>
          <w:p w:rsidR="006307F5" w:rsidRPr="00EF2DE8" w:rsidRDefault="006307F5" w:rsidP="006307F5">
            <w:pPr>
              <w:spacing w:after="0" w:line="240" w:lineRule="auto"/>
              <w:rPr>
                <w:rStyle w:val="Emphasis"/>
                <w:lang w:val="es-AR"/>
              </w:rPr>
            </w:pPr>
            <w:r w:rsidRPr="00EF2DE8">
              <w:rPr>
                <w:rStyle w:val="Emphasis"/>
                <w:lang w:val="es-AR"/>
              </w:rPr>
              <w:t>DEBILIDADES</w:t>
            </w:r>
          </w:p>
          <w:p w:rsidR="006307F5" w:rsidRPr="00EF2DE8" w:rsidRDefault="006307F5" w:rsidP="006307F5">
            <w:pPr>
              <w:numPr>
                <w:ilvl w:val="0"/>
                <w:numId w:val="12"/>
              </w:numPr>
              <w:tabs>
                <w:tab w:val="num" w:pos="393"/>
              </w:tabs>
              <w:spacing w:after="0" w:line="240" w:lineRule="auto"/>
              <w:rPr>
                <w:lang w:val="es-AR"/>
              </w:rPr>
            </w:pPr>
            <w:r w:rsidRPr="00EF2DE8">
              <w:rPr>
                <w:lang w:val="es-AR"/>
              </w:rPr>
              <w:t>Falta de organización.</w:t>
            </w:r>
          </w:p>
          <w:p w:rsidR="006307F5" w:rsidRPr="00EF2DE8" w:rsidRDefault="006307F5" w:rsidP="006307F5">
            <w:pPr>
              <w:numPr>
                <w:ilvl w:val="0"/>
                <w:numId w:val="12"/>
              </w:numPr>
              <w:tabs>
                <w:tab w:val="num" w:pos="393"/>
              </w:tabs>
              <w:spacing w:after="0" w:line="240" w:lineRule="auto"/>
              <w:rPr>
                <w:lang w:val="es-AR"/>
              </w:rPr>
            </w:pPr>
            <w:r w:rsidRPr="00EF2DE8">
              <w:rPr>
                <w:lang w:val="es-AR"/>
              </w:rPr>
              <w:t>Escaso espacio físico para el desenvolvimiento de las tareas.</w:t>
            </w:r>
          </w:p>
          <w:p w:rsidR="006307F5" w:rsidRPr="00EF2DE8" w:rsidRDefault="006307F5" w:rsidP="006307F5">
            <w:pPr>
              <w:numPr>
                <w:ilvl w:val="0"/>
                <w:numId w:val="12"/>
              </w:numPr>
              <w:tabs>
                <w:tab w:val="num" w:pos="393"/>
              </w:tabs>
              <w:spacing w:after="0" w:line="240" w:lineRule="auto"/>
              <w:rPr>
                <w:lang w:val="es-AR"/>
              </w:rPr>
            </w:pPr>
            <w:r w:rsidRPr="00EF2DE8">
              <w:rPr>
                <w:lang w:val="es-AR"/>
              </w:rPr>
              <w:t>No posee infraestructura edilicia para la instalación de redes.</w:t>
            </w:r>
          </w:p>
          <w:p w:rsidR="006307F5" w:rsidRPr="00EF2DE8" w:rsidRDefault="006307F5" w:rsidP="006307F5">
            <w:pPr>
              <w:numPr>
                <w:ilvl w:val="0"/>
                <w:numId w:val="12"/>
              </w:numPr>
              <w:tabs>
                <w:tab w:val="num" w:pos="393"/>
              </w:tabs>
              <w:spacing w:after="0" w:line="240" w:lineRule="auto"/>
              <w:rPr>
                <w:lang w:val="es-AR"/>
              </w:rPr>
            </w:pPr>
            <w:r w:rsidRPr="00EF2DE8">
              <w:rPr>
                <w:lang w:val="es-AR"/>
              </w:rPr>
              <w:t xml:space="preserve"> Personal con poca capacitación en IT.</w:t>
            </w:r>
          </w:p>
        </w:tc>
      </w:tr>
      <w:tr w:rsidR="006307F5" w:rsidRPr="003309AF" w:rsidTr="006307F5">
        <w:tc>
          <w:tcPr>
            <w:tcW w:w="3798" w:type="dxa"/>
          </w:tcPr>
          <w:p w:rsidR="006307F5" w:rsidRPr="00EF2DE8" w:rsidRDefault="006307F5" w:rsidP="006307F5">
            <w:pPr>
              <w:spacing w:after="0" w:line="240" w:lineRule="auto"/>
              <w:rPr>
                <w:rStyle w:val="Emphasis"/>
                <w:lang w:val="es-AR"/>
              </w:rPr>
            </w:pPr>
            <w:r w:rsidRPr="00EF2DE8">
              <w:rPr>
                <w:rStyle w:val="Emphasis"/>
                <w:lang w:val="es-AR"/>
              </w:rPr>
              <w:t>OPORTUNIDADES</w:t>
            </w:r>
          </w:p>
          <w:p w:rsidR="006307F5" w:rsidRPr="00EF2DE8" w:rsidRDefault="006307F5" w:rsidP="006307F5">
            <w:pPr>
              <w:numPr>
                <w:ilvl w:val="0"/>
                <w:numId w:val="12"/>
              </w:numPr>
              <w:tabs>
                <w:tab w:val="num" w:pos="393"/>
              </w:tabs>
              <w:spacing w:after="0" w:line="240" w:lineRule="auto"/>
              <w:rPr>
                <w:lang w:val="es-AR"/>
              </w:rPr>
            </w:pPr>
            <w:r w:rsidRPr="00EF2DE8">
              <w:rPr>
                <w:lang w:val="es-AR"/>
              </w:rPr>
              <w:t>Aumento demográfico de la zona debido a grandes proyecto privados como los shoppings, y las torres dolphines.</w:t>
            </w:r>
          </w:p>
          <w:p w:rsidR="006307F5" w:rsidRPr="00EF2DE8" w:rsidRDefault="006307F5" w:rsidP="006307F5">
            <w:pPr>
              <w:numPr>
                <w:ilvl w:val="0"/>
                <w:numId w:val="12"/>
              </w:numPr>
              <w:tabs>
                <w:tab w:val="num" w:pos="393"/>
              </w:tabs>
              <w:spacing w:after="0" w:line="240" w:lineRule="auto"/>
              <w:rPr>
                <w:lang w:val="es-AR"/>
              </w:rPr>
            </w:pPr>
            <w:r w:rsidRPr="00EF2DE8">
              <w:rPr>
                <w:lang w:val="es-AR"/>
              </w:rPr>
              <w:t>Convenio con el instituto de diagnóstico por imagen ubicado enfrente de la institución.</w:t>
            </w:r>
          </w:p>
        </w:tc>
        <w:tc>
          <w:tcPr>
            <w:tcW w:w="5671" w:type="dxa"/>
          </w:tcPr>
          <w:p w:rsidR="006307F5" w:rsidRPr="00EF2DE8" w:rsidRDefault="006307F5" w:rsidP="006307F5">
            <w:pPr>
              <w:numPr>
                <w:ilvl w:val="0"/>
                <w:numId w:val="12"/>
              </w:numPr>
              <w:tabs>
                <w:tab w:val="num" w:pos="393"/>
              </w:tabs>
              <w:spacing w:after="0" w:line="240" w:lineRule="auto"/>
              <w:rPr>
                <w:lang w:val="es-AR"/>
              </w:rPr>
            </w:pPr>
            <w:r w:rsidRPr="00EF2DE8">
              <w:rPr>
                <w:lang w:val="es-AR"/>
              </w:rPr>
              <w:t>Crear promociones para atrapar nuevos clientes.</w:t>
            </w:r>
          </w:p>
          <w:p w:rsidR="006307F5" w:rsidRPr="00EF2DE8" w:rsidRDefault="006307F5" w:rsidP="006307F5">
            <w:pPr>
              <w:numPr>
                <w:ilvl w:val="0"/>
                <w:numId w:val="12"/>
              </w:numPr>
              <w:tabs>
                <w:tab w:val="num" w:pos="393"/>
              </w:tabs>
              <w:spacing w:after="0" w:line="240" w:lineRule="auto"/>
              <w:rPr>
                <w:lang w:val="es-AR"/>
              </w:rPr>
            </w:pPr>
            <w:r w:rsidRPr="00EF2DE8">
              <w:rPr>
                <w:lang w:val="es-AR"/>
              </w:rPr>
              <w:t>Invertir en publicidad.</w:t>
            </w:r>
          </w:p>
          <w:p w:rsidR="006307F5" w:rsidRPr="00EF2DE8" w:rsidRDefault="006307F5" w:rsidP="006307F5">
            <w:pPr>
              <w:numPr>
                <w:ilvl w:val="0"/>
                <w:numId w:val="12"/>
              </w:numPr>
              <w:tabs>
                <w:tab w:val="num" w:pos="393"/>
              </w:tabs>
              <w:spacing w:after="0" w:line="240" w:lineRule="auto"/>
              <w:rPr>
                <w:lang w:val="es-AR"/>
              </w:rPr>
            </w:pPr>
            <w:r w:rsidRPr="00EF2DE8">
              <w:rPr>
                <w:lang w:val="es-AR"/>
              </w:rPr>
              <w:t>Aumentar el número de especialidades en la institución y brindar nuevos servicios.</w:t>
            </w:r>
          </w:p>
        </w:tc>
        <w:tc>
          <w:tcPr>
            <w:tcW w:w="4735" w:type="dxa"/>
          </w:tcPr>
          <w:p w:rsidR="006307F5" w:rsidRPr="00EF2DE8" w:rsidRDefault="006307F5" w:rsidP="006307F5">
            <w:pPr>
              <w:numPr>
                <w:ilvl w:val="0"/>
                <w:numId w:val="12"/>
              </w:numPr>
              <w:tabs>
                <w:tab w:val="num" w:pos="393"/>
              </w:tabs>
              <w:spacing w:after="0" w:line="240" w:lineRule="auto"/>
              <w:rPr>
                <w:lang w:val="es-AR"/>
              </w:rPr>
            </w:pPr>
            <w:r w:rsidRPr="00EF2DE8">
              <w:rPr>
                <w:lang w:val="es-AR"/>
              </w:rPr>
              <w:t>Mejorar los procesos de atención a los pacientes, ya que con los actuales no va a ser posible atender un posible aumento de la demanda.</w:t>
            </w:r>
          </w:p>
          <w:p w:rsidR="006307F5" w:rsidRPr="00EF2DE8" w:rsidRDefault="006307F5" w:rsidP="006307F5">
            <w:pPr>
              <w:spacing w:after="0" w:line="240" w:lineRule="auto"/>
              <w:rPr>
                <w:lang w:val="es-AR"/>
              </w:rPr>
            </w:pPr>
          </w:p>
        </w:tc>
      </w:tr>
      <w:tr w:rsidR="006307F5" w:rsidRPr="003309AF" w:rsidTr="006307F5">
        <w:tc>
          <w:tcPr>
            <w:tcW w:w="3798" w:type="dxa"/>
          </w:tcPr>
          <w:p w:rsidR="006307F5" w:rsidRPr="00EF2DE8" w:rsidRDefault="006307F5" w:rsidP="006307F5">
            <w:pPr>
              <w:spacing w:after="0" w:line="240" w:lineRule="auto"/>
              <w:rPr>
                <w:rStyle w:val="Emphasis"/>
                <w:lang w:val="es-AR"/>
              </w:rPr>
            </w:pPr>
            <w:r w:rsidRPr="00EF2DE8">
              <w:rPr>
                <w:rStyle w:val="Emphasis"/>
                <w:lang w:val="es-AR"/>
              </w:rPr>
              <w:t>AMENAZAS</w:t>
            </w:r>
          </w:p>
          <w:p w:rsidR="006307F5" w:rsidRPr="00EF2DE8" w:rsidRDefault="006307F5" w:rsidP="006307F5">
            <w:pPr>
              <w:numPr>
                <w:ilvl w:val="0"/>
                <w:numId w:val="12"/>
              </w:numPr>
              <w:tabs>
                <w:tab w:val="num" w:pos="393"/>
              </w:tabs>
              <w:spacing w:after="0" w:line="240" w:lineRule="auto"/>
              <w:rPr>
                <w:lang w:val="es-AR"/>
              </w:rPr>
            </w:pPr>
            <w:r w:rsidRPr="00EF2DE8">
              <w:rPr>
                <w:lang w:val="es-AR"/>
              </w:rPr>
              <w:t>Instalación de nuevos centros médicos en la zona.</w:t>
            </w:r>
          </w:p>
          <w:p w:rsidR="006307F5" w:rsidRPr="00EF2DE8" w:rsidRDefault="006307F5" w:rsidP="006307F5">
            <w:pPr>
              <w:numPr>
                <w:ilvl w:val="0"/>
                <w:numId w:val="12"/>
              </w:numPr>
              <w:tabs>
                <w:tab w:val="num" w:pos="393"/>
              </w:tabs>
              <w:spacing w:after="0" w:line="240" w:lineRule="auto"/>
              <w:rPr>
                <w:lang w:val="es-AR"/>
              </w:rPr>
            </w:pPr>
            <w:r w:rsidRPr="00EF2DE8">
              <w:rPr>
                <w:lang w:val="es-AR"/>
              </w:rPr>
              <w:t>Convenios de clínicas de la zona con grandes instituciones médicas.</w:t>
            </w:r>
          </w:p>
        </w:tc>
        <w:tc>
          <w:tcPr>
            <w:tcW w:w="5671" w:type="dxa"/>
          </w:tcPr>
          <w:p w:rsidR="006307F5" w:rsidRPr="00EF2DE8" w:rsidRDefault="006307F5" w:rsidP="006307F5">
            <w:pPr>
              <w:numPr>
                <w:ilvl w:val="0"/>
                <w:numId w:val="12"/>
              </w:numPr>
              <w:tabs>
                <w:tab w:val="num" w:pos="393"/>
              </w:tabs>
              <w:spacing w:after="0" w:line="240" w:lineRule="auto"/>
              <w:rPr>
                <w:lang w:val="es-AR"/>
              </w:rPr>
            </w:pPr>
            <w:r w:rsidRPr="00EF2DE8">
              <w:rPr>
                <w:lang w:val="es-AR"/>
              </w:rPr>
              <w:t>Destacar la trayectoria institucional.</w:t>
            </w:r>
          </w:p>
          <w:p w:rsidR="006307F5" w:rsidRPr="00EF2DE8" w:rsidRDefault="006307F5" w:rsidP="006307F5">
            <w:pPr>
              <w:numPr>
                <w:ilvl w:val="0"/>
                <w:numId w:val="12"/>
              </w:numPr>
              <w:tabs>
                <w:tab w:val="num" w:pos="393"/>
              </w:tabs>
              <w:spacing w:after="0" w:line="240" w:lineRule="auto"/>
              <w:rPr>
                <w:lang w:val="es-AR"/>
              </w:rPr>
            </w:pPr>
            <w:r w:rsidRPr="00EF2DE8">
              <w:rPr>
                <w:lang w:val="es-AR"/>
              </w:rPr>
              <w:t>Crear convenios con instituciones de la zona que brinden servicios que la clínica no tiene disponible.</w:t>
            </w:r>
          </w:p>
        </w:tc>
        <w:tc>
          <w:tcPr>
            <w:tcW w:w="4735" w:type="dxa"/>
          </w:tcPr>
          <w:p w:rsidR="006307F5" w:rsidRPr="00EF2DE8" w:rsidRDefault="006307F5" w:rsidP="006307F5">
            <w:pPr>
              <w:numPr>
                <w:ilvl w:val="0"/>
                <w:numId w:val="12"/>
              </w:numPr>
              <w:tabs>
                <w:tab w:val="num" w:pos="393"/>
              </w:tabs>
              <w:spacing w:after="0" w:line="240" w:lineRule="auto"/>
              <w:rPr>
                <w:lang w:val="es-AR"/>
              </w:rPr>
            </w:pPr>
            <w:r w:rsidRPr="00EF2DE8">
              <w:rPr>
                <w:lang w:val="es-AR"/>
              </w:rPr>
              <w:t>Generar convenios con otras instituciones.</w:t>
            </w:r>
          </w:p>
          <w:p w:rsidR="006307F5" w:rsidRPr="00EF2DE8" w:rsidRDefault="006307F5" w:rsidP="006307F5">
            <w:pPr>
              <w:numPr>
                <w:ilvl w:val="0"/>
                <w:numId w:val="12"/>
              </w:numPr>
              <w:tabs>
                <w:tab w:val="num" w:pos="393"/>
              </w:tabs>
              <w:spacing w:after="0" w:line="240" w:lineRule="auto"/>
              <w:rPr>
                <w:lang w:val="es-AR"/>
              </w:rPr>
            </w:pPr>
            <w:r w:rsidRPr="00EF2DE8">
              <w:rPr>
                <w:lang w:val="es-AR"/>
              </w:rPr>
              <w:t>Capacitar a todo el personal, puntualmente a la secretaria.</w:t>
            </w:r>
          </w:p>
          <w:p w:rsidR="006307F5" w:rsidRPr="00EF2DE8" w:rsidRDefault="006307F5" w:rsidP="006307F5">
            <w:pPr>
              <w:numPr>
                <w:ilvl w:val="0"/>
                <w:numId w:val="12"/>
              </w:numPr>
              <w:tabs>
                <w:tab w:val="num" w:pos="393"/>
              </w:tabs>
              <w:spacing w:after="0" w:line="240" w:lineRule="auto"/>
              <w:rPr>
                <w:lang w:val="es-AR"/>
              </w:rPr>
            </w:pPr>
            <w:r w:rsidRPr="00EF2DE8">
              <w:rPr>
                <w:lang w:val="es-AR"/>
              </w:rPr>
              <w:t>Expansión edilicia de la institución.</w:t>
            </w:r>
          </w:p>
        </w:tc>
      </w:tr>
    </w:tbl>
    <w:p w:rsidR="006307F5" w:rsidRPr="00EF2DE8" w:rsidRDefault="006307F5" w:rsidP="006307F5">
      <w:pPr>
        <w:pStyle w:val="Heading1"/>
        <w:rPr>
          <w:rFonts w:eastAsia="Times New Roman"/>
          <w:lang w:val="es-AR"/>
        </w:rPr>
        <w:sectPr w:rsidR="006307F5" w:rsidRPr="00EF2DE8" w:rsidSect="006307F5">
          <w:pgSz w:w="15840" w:h="12240" w:orient="landscape"/>
          <w:pgMar w:top="1440" w:right="1440" w:bottom="1440" w:left="1440" w:header="720" w:footer="576" w:gutter="0"/>
          <w:cols w:space="720"/>
          <w:docGrid w:linePitch="360"/>
        </w:sectPr>
      </w:pPr>
    </w:p>
    <w:p w:rsidR="0050695F" w:rsidRPr="00EF2DE8" w:rsidRDefault="0050695F" w:rsidP="006307F5">
      <w:pPr>
        <w:pStyle w:val="Heading1"/>
        <w:rPr>
          <w:rFonts w:eastAsia="Times New Roman"/>
          <w:lang w:val="es-AR"/>
        </w:rPr>
      </w:pPr>
      <w:bookmarkStart w:id="228" w:name="_Toc267380871"/>
      <w:r w:rsidRPr="00EF2DE8">
        <w:rPr>
          <w:rFonts w:eastAsia="Times New Roman"/>
          <w:lang w:val="es-AR"/>
        </w:rPr>
        <w:lastRenderedPageBreak/>
        <w:t>2 - Análisis de Contexto</w:t>
      </w:r>
      <w:bookmarkEnd w:id="228"/>
    </w:p>
    <w:p w:rsidR="0050695F" w:rsidRPr="00EF2DE8" w:rsidRDefault="0050695F" w:rsidP="006307F5">
      <w:pPr>
        <w:pStyle w:val="Heading2"/>
        <w:rPr>
          <w:rFonts w:eastAsia="Times New Roman"/>
          <w:lang w:val="es-AR"/>
        </w:rPr>
      </w:pPr>
      <w:bookmarkStart w:id="229" w:name="_Toc267380872"/>
      <w:r w:rsidRPr="00EF2DE8">
        <w:rPr>
          <w:rFonts w:eastAsia="Times New Roman"/>
          <w:lang w:val="es-AR"/>
        </w:rPr>
        <w:t>2.1 - Descripción del Escenario Local</w:t>
      </w:r>
      <w:bookmarkEnd w:id="229"/>
    </w:p>
    <w:p w:rsidR="00D25B5D" w:rsidRPr="00EF2DE8" w:rsidRDefault="00D25B5D" w:rsidP="00D25B5D">
      <w:pPr>
        <w:rPr>
          <w:lang w:val="es-AR"/>
        </w:rPr>
      </w:pPr>
      <w:r w:rsidRPr="00EF2DE8">
        <w:rPr>
          <w:lang w:val="es-AR"/>
        </w:rPr>
        <w:t>El Centro Medico Integral Vélez Sarsfield, ubicado en la calle Vélez Sarsfield 825 de la ciudad de Rosario, está dedicado a brindar servicios médicos del tipo ambulatorio a particulares, prepagas, obras sociales y mutuales en turno matutino y vespertino.</w:t>
      </w:r>
    </w:p>
    <w:p w:rsidR="00D25B5D" w:rsidRPr="00EF2DE8" w:rsidRDefault="00D25B5D" w:rsidP="00D25B5D">
      <w:pPr>
        <w:rPr>
          <w:lang w:val="es-AR"/>
        </w:rPr>
      </w:pPr>
      <w:r w:rsidRPr="00EF2DE8">
        <w:rPr>
          <w:lang w:val="es-AR"/>
        </w:rPr>
        <w:t>En ella trabajan distintos especialistas de la salud que alquilan consultorios, pero no todos son médicos. La composición actual del cuerpo médico  es la siguiente:</w:t>
      </w:r>
    </w:p>
    <w:tbl>
      <w:tblPr>
        <w:tblStyle w:val="MediumShading1-Accent2"/>
        <w:tblW w:w="8595" w:type="dxa"/>
        <w:tblLayout w:type="fixed"/>
        <w:tblLook w:val="04A0" w:firstRow="1" w:lastRow="0" w:firstColumn="1" w:lastColumn="0" w:noHBand="0" w:noVBand="1"/>
      </w:tblPr>
      <w:tblGrid>
        <w:gridCol w:w="5290"/>
        <w:gridCol w:w="3305"/>
      </w:tblGrid>
      <w:tr w:rsidR="00D25B5D" w:rsidRPr="00E93095" w:rsidTr="00D25B5D">
        <w:trPr>
          <w:cnfStyle w:val="100000000000" w:firstRow="1" w:lastRow="0" w:firstColumn="0" w:lastColumn="0" w:oddVBand="0" w:evenVBand="0" w:oddHBand="0"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color w:val="FFFFFF"/>
                <w:lang w:val="es-AR"/>
              </w:rPr>
            </w:pPr>
            <w:bookmarkStart w:id="230" w:name="_Toc153430938"/>
            <w:bookmarkStart w:id="231" w:name="_Toc154550784"/>
            <w:bookmarkStart w:id="232" w:name="_Toc159477753"/>
            <w:r w:rsidRPr="00EF2DE8">
              <w:rPr>
                <w:b w:val="0"/>
                <w:color w:val="FFFFFF"/>
                <w:lang w:val="es-AR"/>
              </w:rPr>
              <w:t>ESPECIALIDADADES</w:t>
            </w:r>
            <w:bookmarkEnd w:id="230"/>
            <w:bookmarkEnd w:id="231"/>
            <w:bookmarkEnd w:id="232"/>
          </w:p>
        </w:tc>
        <w:tc>
          <w:tcPr>
            <w:tcW w:w="3305" w:type="dxa"/>
          </w:tcPr>
          <w:p w:rsidR="00D25B5D" w:rsidRPr="00EF2DE8" w:rsidRDefault="00D25B5D" w:rsidP="0087782E">
            <w:pPr>
              <w:cnfStyle w:val="100000000000" w:firstRow="1" w:lastRow="0" w:firstColumn="0" w:lastColumn="0" w:oddVBand="0" w:evenVBand="0" w:oddHBand="0" w:evenHBand="0" w:firstRowFirstColumn="0" w:firstRowLastColumn="0" w:lastRowFirstColumn="0" w:lastRowLastColumn="0"/>
              <w:rPr>
                <w:color w:val="FFFFFF"/>
                <w:lang w:val="es-AR"/>
              </w:rPr>
            </w:pPr>
            <w:r w:rsidRPr="00EF2DE8">
              <w:rPr>
                <w:b w:val="0"/>
                <w:color w:val="FFFFFF"/>
                <w:lang w:val="es-AR"/>
              </w:rPr>
              <w:t>PROFESIONALES</w:t>
            </w:r>
          </w:p>
        </w:tc>
      </w:tr>
      <w:tr w:rsidR="00D25B5D" w:rsidRPr="00E93095" w:rsidTr="00D25B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Clínica Médica  y Geriatría</w:t>
            </w:r>
          </w:p>
        </w:tc>
        <w:tc>
          <w:tcPr>
            <w:tcW w:w="3305" w:type="dxa"/>
          </w:tcPr>
          <w:p w:rsidR="00D25B5D" w:rsidRPr="00EF2DE8" w:rsidRDefault="00D25B5D" w:rsidP="0087782E">
            <w:pPr>
              <w:cnfStyle w:val="000000100000" w:firstRow="0" w:lastRow="0" w:firstColumn="0" w:lastColumn="0" w:oddVBand="0" w:evenVBand="0" w:oddHBand="1" w:evenHBand="0" w:firstRowFirstColumn="0" w:firstRowLastColumn="0" w:lastRowFirstColumn="0" w:lastRowLastColumn="0"/>
              <w:rPr>
                <w:lang w:val="es-AR"/>
              </w:rPr>
            </w:pPr>
            <w:r w:rsidRPr="00EF2DE8">
              <w:rPr>
                <w:lang w:val="es-AR"/>
              </w:rPr>
              <w:t xml:space="preserve">Prof. Dra. ABBONIZIO, Alicia </w:t>
            </w:r>
          </w:p>
        </w:tc>
      </w:tr>
      <w:tr w:rsidR="00D25B5D" w:rsidRPr="00E93095" w:rsidTr="00D25B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Clínica Médica</w:t>
            </w:r>
          </w:p>
        </w:tc>
        <w:tc>
          <w:tcPr>
            <w:tcW w:w="3305" w:type="dxa"/>
          </w:tcPr>
          <w:p w:rsidR="00D25B5D" w:rsidRPr="00EF2DE8" w:rsidRDefault="00D25B5D" w:rsidP="0087782E">
            <w:pPr>
              <w:cnfStyle w:val="000000010000" w:firstRow="0" w:lastRow="0" w:firstColumn="0" w:lastColumn="0" w:oddVBand="0" w:evenVBand="0" w:oddHBand="0" w:evenHBand="1" w:firstRowFirstColumn="0" w:firstRowLastColumn="0" w:lastRowFirstColumn="0" w:lastRowLastColumn="0"/>
              <w:rPr>
                <w:lang w:val="es-AR"/>
              </w:rPr>
            </w:pPr>
            <w:r w:rsidRPr="00EF2DE8">
              <w:rPr>
                <w:lang w:val="es-AR"/>
              </w:rPr>
              <w:t>Dra. MARTINEZ, Virginia</w:t>
            </w:r>
          </w:p>
        </w:tc>
      </w:tr>
      <w:tr w:rsidR="00D25B5D" w:rsidRPr="00E93095" w:rsidTr="00D25B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Clínica General  y Geriatría</w:t>
            </w:r>
          </w:p>
        </w:tc>
        <w:tc>
          <w:tcPr>
            <w:tcW w:w="3305" w:type="dxa"/>
          </w:tcPr>
          <w:p w:rsidR="00D25B5D" w:rsidRPr="00EF2DE8" w:rsidRDefault="00D25B5D" w:rsidP="0087782E">
            <w:pPr>
              <w:cnfStyle w:val="000000100000" w:firstRow="0" w:lastRow="0" w:firstColumn="0" w:lastColumn="0" w:oddVBand="0" w:evenVBand="0" w:oddHBand="1" w:evenHBand="0" w:firstRowFirstColumn="0" w:firstRowLastColumn="0" w:lastRowFirstColumn="0" w:lastRowLastColumn="0"/>
              <w:rPr>
                <w:lang w:val="es-AR"/>
              </w:rPr>
            </w:pPr>
            <w:r w:rsidRPr="00EF2DE8">
              <w:rPr>
                <w:lang w:val="es-AR"/>
              </w:rPr>
              <w:t>Dr. DIAMAND, Rubén</w:t>
            </w:r>
          </w:p>
        </w:tc>
      </w:tr>
      <w:tr w:rsidR="00D25B5D" w:rsidRPr="00E93095" w:rsidTr="00D25B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 xml:space="preserve">Pediatría y Adolescencia </w:t>
            </w:r>
          </w:p>
        </w:tc>
        <w:tc>
          <w:tcPr>
            <w:tcW w:w="3305" w:type="dxa"/>
          </w:tcPr>
          <w:p w:rsidR="00D25B5D" w:rsidRPr="00EF2DE8" w:rsidRDefault="00D25B5D" w:rsidP="0087782E">
            <w:pPr>
              <w:cnfStyle w:val="000000010000" w:firstRow="0" w:lastRow="0" w:firstColumn="0" w:lastColumn="0" w:oddVBand="0" w:evenVBand="0" w:oddHBand="0" w:evenHBand="1" w:firstRowFirstColumn="0" w:firstRowLastColumn="0" w:lastRowFirstColumn="0" w:lastRowLastColumn="0"/>
              <w:rPr>
                <w:lang w:val="es-AR"/>
              </w:rPr>
            </w:pPr>
            <w:r w:rsidRPr="00EF2DE8">
              <w:rPr>
                <w:lang w:val="es-AR"/>
              </w:rPr>
              <w:t>Dra. GAY, Alicia</w:t>
            </w:r>
          </w:p>
        </w:tc>
      </w:tr>
      <w:tr w:rsidR="00D25B5D" w:rsidRPr="00E93095" w:rsidTr="00D25B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 xml:space="preserve">Pediatría y Adolescencia </w:t>
            </w:r>
          </w:p>
        </w:tc>
        <w:tc>
          <w:tcPr>
            <w:tcW w:w="3305" w:type="dxa"/>
          </w:tcPr>
          <w:p w:rsidR="00D25B5D" w:rsidRPr="00EF2DE8" w:rsidRDefault="00D25B5D" w:rsidP="0087782E">
            <w:pPr>
              <w:cnfStyle w:val="000000100000" w:firstRow="0" w:lastRow="0" w:firstColumn="0" w:lastColumn="0" w:oddVBand="0" w:evenVBand="0" w:oddHBand="1" w:evenHBand="0" w:firstRowFirstColumn="0" w:firstRowLastColumn="0" w:lastRowFirstColumn="0" w:lastRowLastColumn="0"/>
              <w:rPr>
                <w:lang w:val="es-AR"/>
              </w:rPr>
            </w:pPr>
            <w:r w:rsidRPr="00EF2DE8">
              <w:rPr>
                <w:lang w:val="es-AR"/>
              </w:rPr>
              <w:t>Dr. PRIVITERA, Jorge</w:t>
            </w:r>
          </w:p>
        </w:tc>
      </w:tr>
      <w:tr w:rsidR="00D25B5D" w:rsidRPr="00E93095" w:rsidTr="00D25B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PAMI</w:t>
            </w:r>
          </w:p>
        </w:tc>
        <w:tc>
          <w:tcPr>
            <w:tcW w:w="3305" w:type="dxa"/>
          </w:tcPr>
          <w:p w:rsidR="00D25B5D" w:rsidRPr="00EF2DE8" w:rsidRDefault="00D25B5D" w:rsidP="0087782E">
            <w:pPr>
              <w:cnfStyle w:val="000000010000" w:firstRow="0" w:lastRow="0" w:firstColumn="0" w:lastColumn="0" w:oddVBand="0" w:evenVBand="0" w:oddHBand="0" w:evenHBand="1" w:firstRowFirstColumn="0" w:firstRowLastColumn="0" w:lastRowFirstColumn="0" w:lastRowLastColumn="0"/>
              <w:rPr>
                <w:lang w:val="es-AR"/>
              </w:rPr>
            </w:pPr>
            <w:r w:rsidRPr="00EF2DE8">
              <w:rPr>
                <w:lang w:val="es-AR"/>
              </w:rPr>
              <w:t>Dr. BARRAGAN, Jorge</w:t>
            </w:r>
          </w:p>
        </w:tc>
      </w:tr>
      <w:tr w:rsidR="00D25B5D" w:rsidRPr="00E93095" w:rsidTr="00D25B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Cardiología y Ecocardiografía</w:t>
            </w:r>
          </w:p>
        </w:tc>
        <w:tc>
          <w:tcPr>
            <w:tcW w:w="3305" w:type="dxa"/>
          </w:tcPr>
          <w:p w:rsidR="00D25B5D" w:rsidRPr="00EF2DE8" w:rsidRDefault="00D25B5D" w:rsidP="0087782E">
            <w:pPr>
              <w:cnfStyle w:val="000000100000" w:firstRow="0" w:lastRow="0" w:firstColumn="0" w:lastColumn="0" w:oddVBand="0" w:evenVBand="0" w:oddHBand="1" w:evenHBand="0" w:firstRowFirstColumn="0" w:firstRowLastColumn="0" w:lastRowFirstColumn="0" w:lastRowLastColumn="0"/>
              <w:rPr>
                <w:lang w:val="es-AR"/>
              </w:rPr>
            </w:pPr>
            <w:r w:rsidRPr="00EF2DE8">
              <w:rPr>
                <w:lang w:val="es-AR"/>
              </w:rPr>
              <w:t>Dr. BLANCO, Ernesto</w:t>
            </w:r>
          </w:p>
        </w:tc>
      </w:tr>
      <w:tr w:rsidR="00D25B5D" w:rsidRPr="00E93095" w:rsidTr="00D25B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Cardiología y Ecocardiografía</w:t>
            </w:r>
          </w:p>
        </w:tc>
        <w:tc>
          <w:tcPr>
            <w:tcW w:w="3305" w:type="dxa"/>
          </w:tcPr>
          <w:p w:rsidR="00D25B5D" w:rsidRPr="00EF2DE8" w:rsidRDefault="00D25B5D" w:rsidP="0087782E">
            <w:pPr>
              <w:cnfStyle w:val="000000010000" w:firstRow="0" w:lastRow="0" w:firstColumn="0" w:lastColumn="0" w:oddVBand="0" w:evenVBand="0" w:oddHBand="0" w:evenHBand="1" w:firstRowFirstColumn="0" w:firstRowLastColumn="0" w:lastRowFirstColumn="0" w:lastRowLastColumn="0"/>
              <w:rPr>
                <w:lang w:val="es-AR"/>
              </w:rPr>
            </w:pPr>
            <w:r w:rsidRPr="00EF2DE8">
              <w:rPr>
                <w:lang w:val="es-AR"/>
              </w:rPr>
              <w:t>Dr. BATALLA, Víctor</w:t>
            </w:r>
          </w:p>
        </w:tc>
      </w:tr>
      <w:tr w:rsidR="00D25B5D" w:rsidRPr="00E93095" w:rsidTr="00D25B5D">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Odontología General</w:t>
            </w:r>
          </w:p>
        </w:tc>
        <w:tc>
          <w:tcPr>
            <w:tcW w:w="3305" w:type="dxa"/>
          </w:tcPr>
          <w:p w:rsidR="00D25B5D" w:rsidRPr="00EF2DE8" w:rsidRDefault="00D25B5D" w:rsidP="0087782E">
            <w:pPr>
              <w:cnfStyle w:val="000000100000" w:firstRow="0" w:lastRow="0" w:firstColumn="0" w:lastColumn="0" w:oddVBand="0" w:evenVBand="0" w:oddHBand="1" w:evenHBand="0" w:firstRowFirstColumn="0" w:firstRowLastColumn="0" w:lastRowFirstColumn="0" w:lastRowLastColumn="0"/>
              <w:rPr>
                <w:lang w:val="es-AR"/>
              </w:rPr>
            </w:pPr>
            <w:r w:rsidRPr="00EF2DE8">
              <w:rPr>
                <w:lang w:val="es-AR"/>
              </w:rPr>
              <w:t>Dra. DELVALLE, Luciana</w:t>
            </w:r>
          </w:p>
        </w:tc>
      </w:tr>
      <w:tr w:rsidR="00D25B5D" w:rsidRPr="00E93095" w:rsidTr="00D25B5D">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 xml:space="preserve">Odontología, Ortodoncia y Endodoncia , </w:t>
            </w:r>
          </w:p>
          <w:p w:rsidR="00D25B5D" w:rsidRPr="00EF2DE8" w:rsidRDefault="00D25B5D" w:rsidP="0087782E">
            <w:pPr>
              <w:rPr>
                <w:b w:val="0"/>
                <w:lang w:val="es-AR"/>
              </w:rPr>
            </w:pPr>
            <w:r w:rsidRPr="00EF2DE8">
              <w:rPr>
                <w:b w:val="0"/>
                <w:lang w:val="es-AR"/>
              </w:rPr>
              <w:t>Radiología Odontológica</w:t>
            </w:r>
          </w:p>
        </w:tc>
        <w:tc>
          <w:tcPr>
            <w:tcW w:w="3305" w:type="dxa"/>
          </w:tcPr>
          <w:p w:rsidR="00D25B5D" w:rsidRPr="00EF2DE8" w:rsidRDefault="00D25B5D" w:rsidP="0087782E">
            <w:pPr>
              <w:jc w:val="left"/>
              <w:cnfStyle w:val="000000010000" w:firstRow="0" w:lastRow="0" w:firstColumn="0" w:lastColumn="0" w:oddVBand="0" w:evenVBand="0" w:oddHBand="0" w:evenHBand="1" w:firstRowFirstColumn="0" w:firstRowLastColumn="0" w:lastRowFirstColumn="0" w:lastRowLastColumn="0"/>
              <w:rPr>
                <w:lang w:val="es-AR"/>
              </w:rPr>
            </w:pPr>
            <w:r w:rsidRPr="00EF2DE8">
              <w:rPr>
                <w:lang w:val="es-AR"/>
              </w:rPr>
              <w:t>Dra. FIGUEROA, Marta</w:t>
            </w:r>
          </w:p>
        </w:tc>
      </w:tr>
      <w:tr w:rsidR="00D25B5D" w:rsidRPr="00E93095" w:rsidTr="00D25B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 xml:space="preserve">Oftalmología </w:t>
            </w:r>
          </w:p>
        </w:tc>
        <w:tc>
          <w:tcPr>
            <w:tcW w:w="3305" w:type="dxa"/>
          </w:tcPr>
          <w:p w:rsidR="00D25B5D" w:rsidRPr="00EF2DE8" w:rsidRDefault="00D25B5D" w:rsidP="0087782E">
            <w:pPr>
              <w:cnfStyle w:val="000000100000" w:firstRow="0" w:lastRow="0" w:firstColumn="0" w:lastColumn="0" w:oddVBand="0" w:evenVBand="0" w:oddHBand="1" w:evenHBand="0" w:firstRowFirstColumn="0" w:firstRowLastColumn="0" w:lastRowFirstColumn="0" w:lastRowLastColumn="0"/>
              <w:rPr>
                <w:lang w:val="es-AR"/>
              </w:rPr>
            </w:pPr>
            <w:r w:rsidRPr="00EF2DE8">
              <w:rPr>
                <w:lang w:val="es-AR"/>
              </w:rPr>
              <w:t>Dra. ROBLES, Claudia</w:t>
            </w:r>
          </w:p>
        </w:tc>
      </w:tr>
      <w:tr w:rsidR="00D25B5D" w:rsidRPr="00E93095" w:rsidTr="00D25B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 xml:space="preserve">Ortopedia y Traumatología </w:t>
            </w:r>
          </w:p>
        </w:tc>
        <w:tc>
          <w:tcPr>
            <w:tcW w:w="3305" w:type="dxa"/>
          </w:tcPr>
          <w:p w:rsidR="00D25B5D" w:rsidRPr="00EF2DE8" w:rsidRDefault="00D25B5D" w:rsidP="0087782E">
            <w:pPr>
              <w:cnfStyle w:val="000000010000" w:firstRow="0" w:lastRow="0" w:firstColumn="0" w:lastColumn="0" w:oddVBand="0" w:evenVBand="0" w:oddHBand="0" w:evenHBand="1" w:firstRowFirstColumn="0" w:firstRowLastColumn="0" w:lastRowFirstColumn="0" w:lastRowLastColumn="0"/>
              <w:rPr>
                <w:lang w:val="es-AR"/>
              </w:rPr>
            </w:pPr>
            <w:r w:rsidRPr="00EF2DE8">
              <w:rPr>
                <w:lang w:val="es-AR"/>
              </w:rPr>
              <w:t>Dr. BATTLE, Roberto</w:t>
            </w:r>
          </w:p>
        </w:tc>
      </w:tr>
      <w:tr w:rsidR="00D25B5D" w:rsidRPr="00E93095" w:rsidTr="00D25B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 xml:space="preserve">Dermatología </w:t>
            </w:r>
          </w:p>
        </w:tc>
        <w:tc>
          <w:tcPr>
            <w:tcW w:w="3305" w:type="dxa"/>
          </w:tcPr>
          <w:p w:rsidR="00D25B5D" w:rsidRPr="00EF2DE8" w:rsidRDefault="00D25B5D" w:rsidP="0087782E">
            <w:pPr>
              <w:cnfStyle w:val="000000100000" w:firstRow="0" w:lastRow="0" w:firstColumn="0" w:lastColumn="0" w:oddVBand="0" w:evenVBand="0" w:oddHBand="1" w:evenHBand="0" w:firstRowFirstColumn="0" w:firstRowLastColumn="0" w:lastRowFirstColumn="0" w:lastRowLastColumn="0"/>
              <w:rPr>
                <w:lang w:val="es-AR"/>
              </w:rPr>
            </w:pPr>
            <w:r w:rsidRPr="00EF2DE8">
              <w:rPr>
                <w:lang w:val="es-AR"/>
              </w:rPr>
              <w:t>Dr. FARCUH, Guillermo</w:t>
            </w:r>
          </w:p>
        </w:tc>
      </w:tr>
      <w:tr w:rsidR="00D25B5D" w:rsidRPr="00E93095" w:rsidTr="00D25B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 xml:space="preserve">Obstetricia y Ginecología </w:t>
            </w:r>
          </w:p>
        </w:tc>
        <w:tc>
          <w:tcPr>
            <w:tcW w:w="3305" w:type="dxa"/>
          </w:tcPr>
          <w:p w:rsidR="00D25B5D" w:rsidRPr="00EF2DE8" w:rsidRDefault="00D25B5D" w:rsidP="0087782E">
            <w:pPr>
              <w:cnfStyle w:val="000000010000" w:firstRow="0" w:lastRow="0" w:firstColumn="0" w:lastColumn="0" w:oddVBand="0" w:evenVBand="0" w:oddHBand="0" w:evenHBand="1" w:firstRowFirstColumn="0" w:firstRowLastColumn="0" w:lastRowFirstColumn="0" w:lastRowLastColumn="0"/>
              <w:rPr>
                <w:lang w:val="es-AR"/>
              </w:rPr>
            </w:pPr>
            <w:r w:rsidRPr="00EF2DE8">
              <w:rPr>
                <w:lang w:val="es-AR"/>
              </w:rPr>
              <w:t>Dra. FERRACUTTI, Claudia</w:t>
            </w:r>
          </w:p>
        </w:tc>
      </w:tr>
      <w:tr w:rsidR="00D25B5D" w:rsidRPr="00E93095" w:rsidTr="00D25B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 xml:space="preserve">Cirugía Plástica y Reparadora </w:t>
            </w:r>
          </w:p>
        </w:tc>
        <w:tc>
          <w:tcPr>
            <w:tcW w:w="3305" w:type="dxa"/>
          </w:tcPr>
          <w:p w:rsidR="00D25B5D" w:rsidRPr="00EF2DE8" w:rsidRDefault="00D25B5D" w:rsidP="0087782E">
            <w:pPr>
              <w:cnfStyle w:val="000000100000" w:firstRow="0" w:lastRow="0" w:firstColumn="0" w:lastColumn="0" w:oddVBand="0" w:evenVBand="0" w:oddHBand="1" w:evenHBand="0" w:firstRowFirstColumn="0" w:firstRowLastColumn="0" w:lastRowFirstColumn="0" w:lastRowLastColumn="0"/>
              <w:rPr>
                <w:lang w:val="es-AR"/>
              </w:rPr>
            </w:pPr>
            <w:r w:rsidRPr="00EF2DE8">
              <w:rPr>
                <w:lang w:val="es-AR"/>
              </w:rPr>
              <w:t>Dr. PENSATO, Marcos</w:t>
            </w:r>
          </w:p>
        </w:tc>
      </w:tr>
      <w:tr w:rsidR="00D25B5D" w:rsidRPr="00E93095" w:rsidTr="00D25B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Análisis Clínicos y Alta Complejidad</w:t>
            </w:r>
          </w:p>
        </w:tc>
        <w:tc>
          <w:tcPr>
            <w:tcW w:w="3305" w:type="dxa"/>
          </w:tcPr>
          <w:p w:rsidR="00D25B5D" w:rsidRPr="00EF2DE8" w:rsidRDefault="00D25B5D" w:rsidP="0087782E">
            <w:pPr>
              <w:cnfStyle w:val="000000010000" w:firstRow="0" w:lastRow="0" w:firstColumn="0" w:lastColumn="0" w:oddVBand="0" w:evenVBand="0" w:oddHBand="0" w:evenHBand="1" w:firstRowFirstColumn="0" w:firstRowLastColumn="0" w:lastRowFirstColumn="0" w:lastRowLastColumn="0"/>
              <w:rPr>
                <w:lang w:val="es-AR"/>
              </w:rPr>
            </w:pPr>
            <w:r w:rsidRPr="00EF2DE8">
              <w:rPr>
                <w:lang w:val="es-AR"/>
              </w:rPr>
              <w:t>Dra. MARTINELLI, Cristina</w:t>
            </w:r>
          </w:p>
        </w:tc>
      </w:tr>
      <w:tr w:rsidR="00D25B5D" w:rsidRPr="00E93095" w:rsidTr="00D25B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 xml:space="preserve">Bacteriología </w:t>
            </w:r>
            <w:r w:rsidR="00CA07C5" w:rsidRPr="00EF2DE8">
              <w:rPr>
                <w:b w:val="0"/>
                <w:lang w:val="es-AR"/>
              </w:rPr>
              <w:t>Clínica</w:t>
            </w:r>
            <w:r w:rsidRPr="00EF2DE8">
              <w:rPr>
                <w:b w:val="0"/>
                <w:lang w:val="es-AR"/>
              </w:rPr>
              <w:t>. De Aguas y Alimentos</w:t>
            </w:r>
          </w:p>
        </w:tc>
        <w:tc>
          <w:tcPr>
            <w:tcW w:w="3305" w:type="dxa"/>
          </w:tcPr>
          <w:p w:rsidR="00D25B5D" w:rsidRPr="00EF2DE8" w:rsidRDefault="00D25B5D" w:rsidP="0087782E">
            <w:pPr>
              <w:cnfStyle w:val="000000100000" w:firstRow="0" w:lastRow="0" w:firstColumn="0" w:lastColumn="0" w:oddVBand="0" w:evenVBand="0" w:oddHBand="1" w:evenHBand="0" w:firstRowFirstColumn="0" w:firstRowLastColumn="0" w:lastRowFirstColumn="0" w:lastRowLastColumn="0"/>
              <w:rPr>
                <w:lang w:val="es-AR"/>
              </w:rPr>
            </w:pPr>
            <w:r w:rsidRPr="00EF2DE8">
              <w:rPr>
                <w:lang w:val="es-AR"/>
              </w:rPr>
              <w:t>Dr. BOTELLO, Raúl</w:t>
            </w:r>
          </w:p>
        </w:tc>
      </w:tr>
      <w:tr w:rsidR="00D25B5D" w:rsidRPr="00E93095" w:rsidTr="00D25B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lastRenderedPageBreak/>
              <w:t>Cirugía Infantil</w:t>
            </w:r>
          </w:p>
        </w:tc>
        <w:tc>
          <w:tcPr>
            <w:tcW w:w="3305" w:type="dxa"/>
          </w:tcPr>
          <w:p w:rsidR="00D25B5D" w:rsidRPr="00EF2DE8" w:rsidRDefault="00D25B5D" w:rsidP="0087782E">
            <w:pPr>
              <w:cnfStyle w:val="000000010000" w:firstRow="0" w:lastRow="0" w:firstColumn="0" w:lastColumn="0" w:oddVBand="0" w:evenVBand="0" w:oddHBand="0" w:evenHBand="1" w:firstRowFirstColumn="0" w:firstRowLastColumn="0" w:lastRowFirstColumn="0" w:lastRowLastColumn="0"/>
              <w:rPr>
                <w:lang w:val="es-AR"/>
              </w:rPr>
            </w:pPr>
            <w:r w:rsidRPr="00EF2DE8">
              <w:rPr>
                <w:lang w:val="es-AR"/>
              </w:rPr>
              <w:t>Dr. FLORES , Jaime</w:t>
            </w:r>
          </w:p>
        </w:tc>
      </w:tr>
      <w:tr w:rsidR="00D25B5D" w:rsidRPr="00E93095" w:rsidTr="00D25B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Cirugía General</w:t>
            </w:r>
          </w:p>
        </w:tc>
        <w:tc>
          <w:tcPr>
            <w:tcW w:w="3305" w:type="dxa"/>
          </w:tcPr>
          <w:p w:rsidR="00D25B5D" w:rsidRPr="00EF2DE8" w:rsidRDefault="00D25B5D" w:rsidP="0087782E">
            <w:pPr>
              <w:cnfStyle w:val="000000100000" w:firstRow="0" w:lastRow="0" w:firstColumn="0" w:lastColumn="0" w:oddVBand="0" w:evenVBand="0" w:oddHBand="1" w:evenHBand="0" w:firstRowFirstColumn="0" w:firstRowLastColumn="0" w:lastRowFirstColumn="0" w:lastRowLastColumn="0"/>
              <w:rPr>
                <w:lang w:val="es-AR"/>
              </w:rPr>
            </w:pPr>
            <w:r w:rsidRPr="00EF2DE8">
              <w:rPr>
                <w:lang w:val="es-AR"/>
              </w:rPr>
              <w:t>Dr. FERRARO, Fernando</w:t>
            </w:r>
          </w:p>
        </w:tc>
      </w:tr>
      <w:tr w:rsidR="00D25B5D" w:rsidRPr="00E93095" w:rsidTr="00D25B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Radiología, Ecografía y Senografía</w:t>
            </w:r>
          </w:p>
        </w:tc>
        <w:tc>
          <w:tcPr>
            <w:tcW w:w="3305" w:type="dxa"/>
          </w:tcPr>
          <w:p w:rsidR="00D25B5D" w:rsidRPr="00EF2DE8" w:rsidRDefault="00D25B5D" w:rsidP="0087782E">
            <w:pPr>
              <w:cnfStyle w:val="000000010000" w:firstRow="0" w:lastRow="0" w:firstColumn="0" w:lastColumn="0" w:oddVBand="0" w:evenVBand="0" w:oddHBand="0" w:evenHBand="1" w:firstRowFirstColumn="0" w:firstRowLastColumn="0" w:lastRowFirstColumn="0" w:lastRowLastColumn="0"/>
              <w:rPr>
                <w:lang w:val="es-AR"/>
              </w:rPr>
            </w:pPr>
            <w:r w:rsidRPr="00EF2DE8">
              <w:rPr>
                <w:lang w:val="es-AR"/>
              </w:rPr>
              <w:t>Dr. BOLOGNESE, Hugo</w:t>
            </w:r>
          </w:p>
        </w:tc>
      </w:tr>
      <w:tr w:rsidR="00D25B5D" w:rsidRPr="00E93095" w:rsidTr="00D25B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Otorrinolaringología</w:t>
            </w:r>
          </w:p>
        </w:tc>
        <w:tc>
          <w:tcPr>
            <w:tcW w:w="3305" w:type="dxa"/>
          </w:tcPr>
          <w:p w:rsidR="00D25B5D" w:rsidRPr="00EF2DE8" w:rsidRDefault="00D25B5D" w:rsidP="0087782E">
            <w:pPr>
              <w:cnfStyle w:val="000000100000" w:firstRow="0" w:lastRow="0" w:firstColumn="0" w:lastColumn="0" w:oddVBand="0" w:evenVBand="0" w:oddHBand="1" w:evenHBand="0" w:firstRowFirstColumn="0" w:firstRowLastColumn="0" w:lastRowFirstColumn="0" w:lastRowLastColumn="0"/>
              <w:rPr>
                <w:lang w:val="es-AR"/>
              </w:rPr>
            </w:pPr>
            <w:r w:rsidRPr="00EF2DE8">
              <w:rPr>
                <w:lang w:val="es-AR"/>
              </w:rPr>
              <w:t>Dr. PERALTA, Carlos</w:t>
            </w:r>
          </w:p>
        </w:tc>
      </w:tr>
      <w:tr w:rsidR="00D25B5D" w:rsidRPr="00E93095" w:rsidTr="00D25B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 xml:space="preserve">Psiquiatría </w:t>
            </w:r>
          </w:p>
        </w:tc>
        <w:tc>
          <w:tcPr>
            <w:tcW w:w="3305" w:type="dxa"/>
          </w:tcPr>
          <w:p w:rsidR="00D25B5D" w:rsidRPr="00EF2DE8" w:rsidRDefault="00D25B5D" w:rsidP="0087782E">
            <w:pPr>
              <w:cnfStyle w:val="000000010000" w:firstRow="0" w:lastRow="0" w:firstColumn="0" w:lastColumn="0" w:oddVBand="0" w:evenVBand="0" w:oddHBand="0" w:evenHBand="1" w:firstRowFirstColumn="0" w:firstRowLastColumn="0" w:lastRowFirstColumn="0" w:lastRowLastColumn="0"/>
              <w:rPr>
                <w:lang w:val="es-AR"/>
              </w:rPr>
            </w:pPr>
            <w:r w:rsidRPr="00EF2DE8">
              <w:rPr>
                <w:lang w:val="es-AR"/>
              </w:rPr>
              <w:t>Dra. HOLUBICKI, Ana</w:t>
            </w:r>
          </w:p>
        </w:tc>
      </w:tr>
      <w:tr w:rsidR="00D25B5D" w:rsidRPr="00E93095" w:rsidTr="00D25B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Anatomía Patológica</w:t>
            </w:r>
          </w:p>
        </w:tc>
        <w:tc>
          <w:tcPr>
            <w:tcW w:w="3305" w:type="dxa"/>
          </w:tcPr>
          <w:p w:rsidR="00D25B5D" w:rsidRPr="00EF2DE8" w:rsidRDefault="00D25B5D" w:rsidP="0087782E">
            <w:pPr>
              <w:cnfStyle w:val="000000100000" w:firstRow="0" w:lastRow="0" w:firstColumn="0" w:lastColumn="0" w:oddVBand="0" w:evenVBand="0" w:oddHBand="1" w:evenHBand="0" w:firstRowFirstColumn="0" w:firstRowLastColumn="0" w:lastRowFirstColumn="0" w:lastRowLastColumn="0"/>
              <w:rPr>
                <w:lang w:val="es-AR"/>
              </w:rPr>
            </w:pPr>
            <w:r w:rsidRPr="00EF2DE8">
              <w:rPr>
                <w:lang w:val="es-AR"/>
              </w:rPr>
              <w:t>Prof. Dra. ARIAS , Nora</w:t>
            </w:r>
          </w:p>
        </w:tc>
      </w:tr>
      <w:tr w:rsidR="00D25B5D" w:rsidRPr="00E93095" w:rsidTr="00D25B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Psicología</w:t>
            </w:r>
          </w:p>
        </w:tc>
        <w:tc>
          <w:tcPr>
            <w:tcW w:w="3305" w:type="dxa"/>
          </w:tcPr>
          <w:p w:rsidR="00D25B5D" w:rsidRPr="00EF2DE8" w:rsidRDefault="00D25B5D" w:rsidP="0087782E">
            <w:pPr>
              <w:cnfStyle w:val="000000010000" w:firstRow="0" w:lastRow="0" w:firstColumn="0" w:lastColumn="0" w:oddVBand="0" w:evenVBand="0" w:oddHBand="0" w:evenHBand="1" w:firstRowFirstColumn="0" w:firstRowLastColumn="0" w:lastRowFirstColumn="0" w:lastRowLastColumn="0"/>
              <w:rPr>
                <w:lang w:val="es-AR"/>
              </w:rPr>
            </w:pPr>
            <w:r w:rsidRPr="00EF2DE8">
              <w:rPr>
                <w:lang w:val="es-AR"/>
              </w:rPr>
              <w:t>Lic. BONI, Silvina</w:t>
            </w:r>
          </w:p>
        </w:tc>
      </w:tr>
      <w:tr w:rsidR="00D25B5D" w:rsidRPr="00E93095" w:rsidTr="00D25B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Psicología</w:t>
            </w:r>
          </w:p>
        </w:tc>
        <w:tc>
          <w:tcPr>
            <w:tcW w:w="3305" w:type="dxa"/>
          </w:tcPr>
          <w:p w:rsidR="00D25B5D" w:rsidRPr="00EF2DE8" w:rsidRDefault="00D25B5D" w:rsidP="0087782E">
            <w:pPr>
              <w:cnfStyle w:val="000000100000" w:firstRow="0" w:lastRow="0" w:firstColumn="0" w:lastColumn="0" w:oddVBand="0" w:evenVBand="0" w:oddHBand="1" w:evenHBand="0" w:firstRowFirstColumn="0" w:firstRowLastColumn="0" w:lastRowFirstColumn="0" w:lastRowLastColumn="0"/>
              <w:rPr>
                <w:lang w:val="es-AR"/>
              </w:rPr>
            </w:pPr>
            <w:r w:rsidRPr="00EF2DE8">
              <w:rPr>
                <w:lang w:val="es-AR"/>
              </w:rPr>
              <w:t>Lic. CANNAVO, Nora</w:t>
            </w:r>
          </w:p>
        </w:tc>
      </w:tr>
      <w:tr w:rsidR="00D25B5D" w:rsidRPr="003309AF" w:rsidTr="00D25B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Fonoaudiología</w:t>
            </w:r>
          </w:p>
        </w:tc>
        <w:tc>
          <w:tcPr>
            <w:tcW w:w="3305" w:type="dxa"/>
          </w:tcPr>
          <w:p w:rsidR="00D25B5D" w:rsidRPr="00EF2DE8" w:rsidRDefault="00D25B5D" w:rsidP="0087782E">
            <w:pPr>
              <w:cnfStyle w:val="000000010000" w:firstRow="0" w:lastRow="0" w:firstColumn="0" w:lastColumn="0" w:oddVBand="0" w:evenVBand="0" w:oddHBand="0" w:evenHBand="1" w:firstRowFirstColumn="0" w:firstRowLastColumn="0" w:lastRowFirstColumn="0" w:lastRowLastColumn="0"/>
              <w:rPr>
                <w:lang w:val="es-AR"/>
              </w:rPr>
            </w:pPr>
            <w:r w:rsidRPr="00EF2DE8">
              <w:rPr>
                <w:lang w:val="es-AR"/>
              </w:rPr>
              <w:t>Fon. GLEBANO, M. del Carmen</w:t>
            </w:r>
          </w:p>
        </w:tc>
      </w:tr>
      <w:tr w:rsidR="00D25B5D" w:rsidRPr="00E93095" w:rsidTr="00D25B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Psicopedagogía</w:t>
            </w:r>
          </w:p>
        </w:tc>
        <w:tc>
          <w:tcPr>
            <w:tcW w:w="3305" w:type="dxa"/>
          </w:tcPr>
          <w:p w:rsidR="00D25B5D" w:rsidRPr="00EF2DE8" w:rsidRDefault="00D25B5D" w:rsidP="0087782E">
            <w:pPr>
              <w:cnfStyle w:val="000000100000" w:firstRow="0" w:lastRow="0" w:firstColumn="0" w:lastColumn="0" w:oddVBand="0" w:evenVBand="0" w:oddHBand="1" w:evenHBand="0" w:firstRowFirstColumn="0" w:firstRowLastColumn="0" w:lastRowFirstColumn="0" w:lastRowLastColumn="0"/>
              <w:rPr>
                <w:lang w:val="es-AR"/>
              </w:rPr>
            </w:pPr>
            <w:r w:rsidRPr="00EF2DE8">
              <w:rPr>
                <w:lang w:val="es-AR"/>
              </w:rPr>
              <w:t>Lic. ALMARAZ, Silvana</w:t>
            </w:r>
          </w:p>
        </w:tc>
      </w:tr>
      <w:tr w:rsidR="00D25B5D" w:rsidRPr="00E93095" w:rsidTr="00D25B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Kinesiología y Fisiatría</w:t>
            </w:r>
          </w:p>
        </w:tc>
        <w:tc>
          <w:tcPr>
            <w:tcW w:w="3305" w:type="dxa"/>
          </w:tcPr>
          <w:p w:rsidR="00D25B5D" w:rsidRPr="00EF2DE8" w:rsidRDefault="00D25B5D" w:rsidP="0087782E">
            <w:pPr>
              <w:cnfStyle w:val="000000010000" w:firstRow="0" w:lastRow="0" w:firstColumn="0" w:lastColumn="0" w:oddVBand="0" w:evenVBand="0" w:oddHBand="0" w:evenHBand="1" w:firstRowFirstColumn="0" w:firstRowLastColumn="0" w:lastRowFirstColumn="0" w:lastRowLastColumn="0"/>
              <w:rPr>
                <w:lang w:val="es-AR"/>
              </w:rPr>
            </w:pPr>
            <w:r w:rsidRPr="00EF2DE8">
              <w:rPr>
                <w:lang w:val="es-AR"/>
              </w:rPr>
              <w:t>Lic. BAVESTRELLO, José</w:t>
            </w:r>
          </w:p>
        </w:tc>
      </w:tr>
      <w:tr w:rsidR="00D25B5D" w:rsidRPr="00E93095" w:rsidTr="00D25B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Nutricionista</w:t>
            </w:r>
          </w:p>
        </w:tc>
        <w:tc>
          <w:tcPr>
            <w:tcW w:w="3305" w:type="dxa"/>
          </w:tcPr>
          <w:p w:rsidR="00D25B5D" w:rsidRPr="00EF2DE8" w:rsidRDefault="00D25B5D" w:rsidP="0087782E">
            <w:pPr>
              <w:cnfStyle w:val="000000100000" w:firstRow="0" w:lastRow="0" w:firstColumn="0" w:lastColumn="0" w:oddVBand="0" w:evenVBand="0" w:oddHBand="1" w:evenHBand="0" w:firstRowFirstColumn="0" w:firstRowLastColumn="0" w:lastRowFirstColumn="0" w:lastRowLastColumn="0"/>
              <w:rPr>
                <w:lang w:val="es-AR"/>
              </w:rPr>
            </w:pPr>
            <w:r w:rsidRPr="00EF2DE8">
              <w:rPr>
                <w:lang w:val="es-AR"/>
              </w:rPr>
              <w:t>Lic. AESHLEMAN, Jorgelina</w:t>
            </w:r>
          </w:p>
        </w:tc>
      </w:tr>
      <w:tr w:rsidR="00D25B5D" w:rsidRPr="00E93095" w:rsidTr="00D25B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Endocrinología</w:t>
            </w:r>
          </w:p>
        </w:tc>
        <w:tc>
          <w:tcPr>
            <w:tcW w:w="3305" w:type="dxa"/>
          </w:tcPr>
          <w:p w:rsidR="00D25B5D" w:rsidRPr="00EF2DE8" w:rsidRDefault="00D25B5D" w:rsidP="0087782E">
            <w:pPr>
              <w:cnfStyle w:val="000000010000" w:firstRow="0" w:lastRow="0" w:firstColumn="0" w:lastColumn="0" w:oddVBand="0" w:evenVBand="0" w:oddHBand="0" w:evenHBand="1" w:firstRowFirstColumn="0" w:firstRowLastColumn="0" w:lastRowFirstColumn="0" w:lastRowLastColumn="0"/>
              <w:rPr>
                <w:lang w:val="es-AR"/>
              </w:rPr>
            </w:pPr>
            <w:r w:rsidRPr="00EF2DE8">
              <w:rPr>
                <w:lang w:val="es-AR"/>
              </w:rPr>
              <w:t>Dra. POLENTA, Mirta</w:t>
            </w:r>
          </w:p>
        </w:tc>
      </w:tr>
      <w:tr w:rsidR="00D25B5D" w:rsidRPr="00E93095" w:rsidTr="00D25B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Generalista</w:t>
            </w:r>
          </w:p>
        </w:tc>
        <w:tc>
          <w:tcPr>
            <w:tcW w:w="3305" w:type="dxa"/>
          </w:tcPr>
          <w:p w:rsidR="00D25B5D" w:rsidRPr="00EF2DE8" w:rsidRDefault="00D25B5D" w:rsidP="0087782E">
            <w:pPr>
              <w:cnfStyle w:val="000000100000" w:firstRow="0" w:lastRow="0" w:firstColumn="0" w:lastColumn="0" w:oddVBand="0" w:evenVBand="0" w:oddHBand="1" w:evenHBand="0" w:firstRowFirstColumn="0" w:firstRowLastColumn="0" w:lastRowFirstColumn="0" w:lastRowLastColumn="0"/>
              <w:rPr>
                <w:lang w:val="es-AR"/>
              </w:rPr>
            </w:pPr>
            <w:r w:rsidRPr="00EF2DE8">
              <w:rPr>
                <w:lang w:val="es-AR"/>
              </w:rPr>
              <w:t>Dr. ECHEVERRIA, Raúl</w:t>
            </w:r>
          </w:p>
        </w:tc>
      </w:tr>
      <w:tr w:rsidR="00D25B5D" w:rsidRPr="00E93095" w:rsidTr="00D25B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Urología</w:t>
            </w:r>
          </w:p>
        </w:tc>
        <w:tc>
          <w:tcPr>
            <w:tcW w:w="3305" w:type="dxa"/>
          </w:tcPr>
          <w:p w:rsidR="00D25B5D" w:rsidRPr="00EF2DE8" w:rsidRDefault="00D25B5D" w:rsidP="0087782E">
            <w:pPr>
              <w:cnfStyle w:val="000000010000" w:firstRow="0" w:lastRow="0" w:firstColumn="0" w:lastColumn="0" w:oddVBand="0" w:evenVBand="0" w:oddHBand="0" w:evenHBand="1" w:firstRowFirstColumn="0" w:firstRowLastColumn="0" w:lastRowFirstColumn="0" w:lastRowLastColumn="0"/>
              <w:rPr>
                <w:lang w:val="es-AR"/>
              </w:rPr>
            </w:pPr>
            <w:r w:rsidRPr="00EF2DE8">
              <w:rPr>
                <w:lang w:val="es-AR"/>
              </w:rPr>
              <w:t>Dr. ROLDAN, Miguel</w:t>
            </w:r>
          </w:p>
        </w:tc>
      </w:tr>
      <w:tr w:rsidR="00D25B5D" w:rsidRPr="00E93095" w:rsidTr="00D25B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Podología</w:t>
            </w:r>
          </w:p>
        </w:tc>
        <w:tc>
          <w:tcPr>
            <w:tcW w:w="3305" w:type="dxa"/>
          </w:tcPr>
          <w:p w:rsidR="00D25B5D" w:rsidRPr="00EF2DE8" w:rsidRDefault="00D25B5D" w:rsidP="0087782E">
            <w:pPr>
              <w:cnfStyle w:val="000000100000" w:firstRow="0" w:lastRow="0" w:firstColumn="0" w:lastColumn="0" w:oddVBand="0" w:evenVBand="0" w:oddHBand="1" w:evenHBand="0" w:firstRowFirstColumn="0" w:firstRowLastColumn="0" w:lastRowFirstColumn="0" w:lastRowLastColumn="0"/>
              <w:rPr>
                <w:lang w:val="es-AR"/>
              </w:rPr>
            </w:pPr>
            <w:r w:rsidRPr="00EF2DE8">
              <w:rPr>
                <w:lang w:val="es-AR"/>
              </w:rPr>
              <w:t>Sr. SANGUINETTI, Juan Carlos</w:t>
            </w:r>
          </w:p>
        </w:tc>
      </w:tr>
      <w:tr w:rsidR="00D25B5D" w:rsidRPr="00E93095" w:rsidTr="00D25B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Reumatología</w:t>
            </w:r>
          </w:p>
        </w:tc>
        <w:tc>
          <w:tcPr>
            <w:tcW w:w="3305" w:type="dxa"/>
          </w:tcPr>
          <w:p w:rsidR="00D25B5D" w:rsidRPr="00EF2DE8" w:rsidRDefault="00D25B5D" w:rsidP="0087782E">
            <w:pPr>
              <w:cnfStyle w:val="000000010000" w:firstRow="0" w:lastRow="0" w:firstColumn="0" w:lastColumn="0" w:oddVBand="0" w:evenVBand="0" w:oddHBand="0" w:evenHBand="1" w:firstRowFirstColumn="0" w:firstRowLastColumn="0" w:lastRowFirstColumn="0" w:lastRowLastColumn="0"/>
              <w:rPr>
                <w:lang w:val="es-AR"/>
              </w:rPr>
            </w:pPr>
            <w:r w:rsidRPr="00EF2DE8">
              <w:rPr>
                <w:lang w:val="es-AR"/>
              </w:rPr>
              <w:t>Dra. CUSUMANO, Nelida</w:t>
            </w:r>
          </w:p>
        </w:tc>
      </w:tr>
      <w:tr w:rsidR="00D25B5D" w:rsidRPr="00E93095" w:rsidTr="00D25B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CA07C5" w:rsidP="0087782E">
            <w:pPr>
              <w:rPr>
                <w:b w:val="0"/>
                <w:lang w:val="es-AR"/>
              </w:rPr>
            </w:pPr>
            <w:r w:rsidRPr="00EF2DE8">
              <w:rPr>
                <w:b w:val="0"/>
                <w:lang w:val="es-AR"/>
              </w:rPr>
              <w:t>Gastroenterólogo</w:t>
            </w:r>
          </w:p>
        </w:tc>
        <w:tc>
          <w:tcPr>
            <w:tcW w:w="3305" w:type="dxa"/>
          </w:tcPr>
          <w:p w:rsidR="00D25B5D" w:rsidRPr="00EF2DE8" w:rsidRDefault="00D25B5D" w:rsidP="0087782E">
            <w:pPr>
              <w:cnfStyle w:val="000000100000" w:firstRow="0" w:lastRow="0" w:firstColumn="0" w:lastColumn="0" w:oddVBand="0" w:evenVBand="0" w:oddHBand="1" w:evenHBand="0" w:firstRowFirstColumn="0" w:firstRowLastColumn="0" w:lastRowFirstColumn="0" w:lastRowLastColumn="0"/>
              <w:rPr>
                <w:lang w:val="es-AR"/>
              </w:rPr>
            </w:pPr>
            <w:r w:rsidRPr="00EF2DE8">
              <w:rPr>
                <w:lang w:val="es-AR"/>
              </w:rPr>
              <w:t>Dr. LEVIN, Alberto</w:t>
            </w:r>
          </w:p>
        </w:tc>
      </w:tr>
      <w:tr w:rsidR="00D25B5D" w:rsidRPr="00E93095" w:rsidTr="00D25B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rsidR="00D25B5D" w:rsidRPr="00EF2DE8" w:rsidRDefault="00D25B5D" w:rsidP="0087782E">
            <w:pPr>
              <w:rPr>
                <w:b w:val="0"/>
                <w:lang w:val="es-AR"/>
              </w:rPr>
            </w:pPr>
            <w:r w:rsidRPr="00EF2DE8">
              <w:rPr>
                <w:b w:val="0"/>
                <w:lang w:val="es-AR"/>
              </w:rPr>
              <w:t>Podología</w:t>
            </w:r>
          </w:p>
        </w:tc>
        <w:tc>
          <w:tcPr>
            <w:tcW w:w="3305" w:type="dxa"/>
          </w:tcPr>
          <w:p w:rsidR="00D25B5D" w:rsidRPr="00EF2DE8" w:rsidRDefault="00D25B5D" w:rsidP="0087782E">
            <w:pPr>
              <w:cnfStyle w:val="000000010000" w:firstRow="0" w:lastRow="0" w:firstColumn="0" w:lastColumn="0" w:oddVBand="0" w:evenVBand="0" w:oddHBand="0" w:evenHBand="1" w:firstRowFirstColumn="0" w:firstRowLastColumn="0" w:lastRowFirstColumn="0" w:lastRowLastColumn="0"/>
              <w:rPr>
                <w:lang w:val="es-AR"/>
              </w:rPr>
            </w:pPr>
            <w:r w:rsidRPr="00EF2DE8">
              <w:rPr>
                <w:lang w:val="es-AR"/>
              </w:rPr>
              <w:t>Sr. SANGUINETTI, Juan Aldo</w:t>
            </w:r>
          </w:p>
        </w:tc>
      </w:tr>
    </w:tbl>
    <w:p w:rsidR="00CA07C5" w:rsidRPr="00EF2DE8" w:rsidRDefault="00CA07C5" w:rsidP="000D5DA5">
      <w:pPr>
        <w:rPr>
          <w:lang w:val="es-AR"/>
        </w:rPr>
      </w:pPr>
    </w:p>
    <w:p w:rsidR="000D5DA5" w:rsidRPr="00EF2DE8" w:rsidRDefault="00CA07C5" w:rsidP="000D5DA5">
      <w:pPr>
        <w:rPr>
          <w:lang w:val="es-AR"/>
        </w:rPr>
      </w:pPr>
      <w:r w:rsidRPr="00EF2DE8">
        <w:rPr>
          <w:lang w:val="es-AR"/>
        </w:rPr>
        <w:t>La institución se encuentra situada en un barrio poblado por una clase media trabajadora y se caracteriza por tener una gran actividad comercial, que se vio en pujante crecimiento en los últimos años a causa de la instalación  de dos Shoppings en la zona.</w:t>
      </w:r>
    </w:p>
    <w:p w:rsidR="00CA07C5" w:rsidRPr="00EF2DE8" w:rsidRDefault="00CA07C5" w:rsidP="000D5DA5">
      <w:pPr>
        <w:rPr>
          <w:lang w:val="es-AR"/>
        </w:rPr>
      </w:pPr>
      <w:r w:rsidRPr="00E93095">
        <w:rPr>
          <w:noProof/>
          <w:lang w:bidi="ar-SA"/>
        </w:rPr>
        <w:lastRenderedPageBreak/>
        <w:drawing>
          <wp:inline distT="0" distB="0" distL="0" distR="0" wp14:anchorId="2E3AFDEE" wp14:editId="282C53E7">
            <wp:extent cx="6140741" cy="2503447"/>
            <wp:effectExtent l="152400" t="152400" r="165100" b="163830"/>
            <wp:docPr id="14" name="Picture 14" descr="D:\Documents\Projects\uai-sap\PM\localiz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Projects\uai-sap\PM\localizacio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2741" r="-2"/>
                    <a:stretch/>
                  </pic:blipFill>
                  <pic:spPr bwMode="auto">
                    <a:xfrm>
                      <a:off x="0" y="0"/>
                      <a:ext cx="6140626" cy="2503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CA07C5" w:rsidRPr="00EF2DE8" w:rsidRDefault="00CA07C5" w:rsidP="00CA07C5">
      <w:pPr>
        <w:rPr>
          <w:lang w:val="es-AR"/>
        </w:rPr>
      </w:pPr>
      <w:r w:rsidRPr="00EF2DE8">
        <w:rPr>
          <w:lang w:val="es-AR"/>
        </w:rPr>
        <w:t>En cuanto al aspecto edilicio, la clínica cuenta con una serie de consultorios, cinco en total, un consultorio odontológico, un laboratorio para análisis Bioquímicos y un pequeño quirófano</w:t>
      </w:r>
      <w:r w:rsidR="00257B24" w:rsidRPr="00EF2DE8">
        <w:rPr>
          <w:lang w:val="es-AR"/>
        </w:rPr>
        <w:t>, todo situado en planta baja. A continuación s</w:t>
      </w:r>
      <w:r w:rsidRPr="00EF2DE8">
        <w:rPr>
          <w:lang w:val="es-AR"/>
        </w:rPr>
        <w:t>e adjunta a continuación un croquis del plano de la Organización.</w:t>
      </w:r>
    </w:p>
    <w:p w:rsidR="00CA07C5" w:rsidRPr="00EF2DE8" w:rsidRDefault="00257B24" w:rsidP="000D5DA5">
      <w:pPr>
        <w:rPr>
          <w:lang w:val="es-AR"/>
        </w:rPr>
      </w:pPr>
      <w:r w:rsidRPr="00E93095">
        <w:rPr>
          <w:noProof/>
          <w:lang w:bidi="ar-SA"/>
        </w:rPr>
        <w:drawing>
          <wp:inline distT="0" distB="0" distL="0" distR="0" wp14:anchorId="479B807C" wp14:editId="339CFE66">
            <wp:extent cx="6099048" cy="2878151"/>
            <wp:effectExtent l="152400" t="152400" r="168910" b="1701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rot="10800000">
                      <a:off x="0" y="0"/>
                      <a:ext cx="6113116" cy="28847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C4E4B" w:rsidRPr="00EF2DE8" w:rsidRDefault="003C4E4B" w:rsidP="003C4E4B">
      <w:pPr>
        <w:pStyle w:val="Heading3"/>
        <w:rPr>
          <w:lang w:val="es-AR"/>
        </w:rPr>
      </w:pPr>
      <w:bookmarkStart w:id="233" w:name="_Toc267380873"/>
      <w:r w:rsidRPr="00EF2DE8">
        <w:rPr>
          <w:lang w:val="es-AR"/>
        </w:rPr>
        <w:t>Organigrama</w:t>
      </w:r>
      <w:bookmarkEnd w:id="233"/>
    </w:p>
    <w:p w:rsidR="003C4E4B" w:rsidRPr="00EF2DE8" w:rsidRDefault="003C4E4B" w:rsidP="003C4E4B">
      <w:pPr>
        <w:rPr>
          <w:lang w:val="es-AR"/>
        </w:rPr>
      </w:pPr>
      <w:r w:rsidRPr="00EF2DE8">
        <w:rPr>
          <w:lang w:val="es-AR"/>
        </w:rPr>
        <w:t xml:space="preserve">En cuanto a su organización jerárquica, podemos decir que la clínica está formada por un Consejo Directivo, el cual está integrado por cinco socios y constituye el órgano directivo de la Institución. Uno de los socios que forma parte del Consejo Directivo desempeña el papel de Director </w:t>
      </w:r>
      <w:r w:rsidRPr="00EF2DE8">
        <w:rPr>
          <w:lang w:val="es-AR"/>
        </w:rPr>
        <w:lastRenderedPageBreak/>
        <w:t xml:space="preserve">Administrativo (Marta Figueroa – Odontóloga) y   otro de ellos desempeña el papel de Director Médico (Alicia Abbonizio – Clínica Geriatra). </w:t>
      </w:r>
    </w:p>
    <w:p w:rsidR="003C4E4B" w:rsidRPr="00EF2DE8" w:rsidRDefault="003C4E4B" w:rsidP="003C4E4B">
      <w:pPr>
        <w:rPr>
          <w:lang w:val="es-AR"/>
        </w:rPr>
      </w:pPr>
      <w:r w:rsidRPr="00EF2DE8">
        <w:rPr>
          <w:lang w:val="es-AR"/>
        </w:rPr>
        <w:t>Del Director Administrativo dependen el área de Secretaria, formada por dos empleados, y el área de Mantenimiento y Limpieza, formada por dos empleados. Uno de los empleados de secretaría (Secretaría del Turno matutino) desempeña al mismo tiempo el rol de empleada administrativa</w:t>
      </w:r>
    </w:p>
    <w:p w:rsidR="003C4E4B" w:rsidRPr="00EF2DE8" w:rsidRDefault="003C4E4B" w:rsidP="003C4E4B">
      <w:pPr>
        <w:rPr>
          <w:lang w:val="es-AR"/>
        </w:rPr>
      </w:pPr>
      <w:r w:rsidRPr="00EF2DE8">
        <w:rPr>
          <w:lang w:val="es-AR"/>
        </w:rPr>
        <w:t>En la clínica atienden 24 Médicos Especialistas (por ejemplo: Cardiólogo), incluyendo los 5 que forman parte del Consejo Directivo, y 12 Profesionales de la Salud (por ejemplo: Odontólogo, Podólogo).</w:t>
      </w:r>
    </w:p>
    <w:p w:rsidR="00257B24" w:rsidRPr="00EF2DE8" w:rsidRDefault="003C4E4B" w:rsidP="003C4E4B">
      <w:pPr>
        <w:rPr>
          <w:lang w:val="es-AR"/>
        </w:rPr>
      </w:pPr>
      <w:r w:rsidRPr="00EF2DE8">
        <w:rPr>
          <w:lang w:val="es-AR"/>
        </w:rPr>
        <w:t>Las Obras Sociales, mutuales o prepagas que atienden pueden ser solo aquellas con las cuales la institución ha establecido algún convenio en forma directa o aquellas que se facturan a través de la Asociación Médica. En caso de que un profesional, que ya está alquilando un consultorio, quisiera atender por una Obra Social, mutual o prepaga específica que no se factura por Asociación Médica o no tiene convenio directo con la Clínica, debe elevar la petición ante el Director Médico quien la plantea al Consejo Directivo, el cual determina si se permite o no al profesional atender en la institución por la Obra Social, mutual o prepaga solicitada.</w:t>
      </w:r>
    </w:p>
    <w:p w:rsidR="003C4E4B" w:rsidRPr="00EF2DE8" w:rsidRDefault="003C4E4B" w:rsidP="003C4E4B">
      <w:pPr>
        <w:rPr>
          <w:lang w:val="es-AR"/>
        </w:rPr>
      </w:pPr>
      <w:r w:rsidRPr="00E93095">
        <w:rPr>
          <w:noProof/>
          <w:lang w:bidi="ar-SA"/>
        </w:rPr>
        <w:drawing>
          <wp:inline distT="0" distB="0" distL="0" distR="0" wp14:anchorId="28D8515E" wp14:editId="0DB6537A">
            <wp:extent cx="6025896" cy="3255264"/>
            <wp:effectExtent l="0" t="0" r="13335"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3C4E4B" w:rsidRPr="00EF2DE8" w:rsidRDefault="003C4E4B" w:rsidP="003C4E4B">
      <w:pPr>
        <w:pStyle w:val="Heading4"/>
        <w:rPr>
          <w:lang w:val="es-AR"/>
        </w:rPr>
      </w:pPr>
      <w:r w:rsidRPr="00EF2DE8">
        <w:rPr>
          <w:lang w:val="es-AR"/>
        </w:rPr>
        <w:t>Puestos de Trabajo y Funciones</w:t>
      </w:r>
    </w:p>
    <w:p w:rsidR="003C4E4B" w:rsidRPr="00EF2DE8" w:rsidRDefault="003C4E4B" w:rsidP="003C4E4B">
      <w:pPr>
        <w:rPr>
          <w:lang w:val="es-AR"/>
        </w:rPr>
      </w:pPr>
      <w:r w:rsidRPr="00EF2DE8">
        <w:rPr>
          <w:lang w:val="es-AR"/>
        </w:rPr>
        <w:t xml:space="preserve">El Consejo Directivo se encarga, entre otras cosas de: </w:t>
      </w:r>
    </w:p>
    <w:p w:rsidR="003C4E4B" w:rsidRPr="00EF2DE8" w:rsidRDefault="003C4E4B" w:rsidP="003C4E4B">
      <w:pPr>
        <w:pStyle w:val="ListParagraph"/>
        <w:numPr>
          <w:ilvl w:val="0"/>
          <w:numId w:val="20"/>
        </w:numPr>
        <w:rPr>
          <w:lang w:val="es-AR"/>
        </w:rPr>
      </w:pPr>
      <w:r w:rsidRPr="00EF2DE8">
        <w:rPr>
          <w:lang w:val="es-AR"/>
        </w:rPr>
        <w:t xml:space="preserve">Decidir a qué médicos se les va a alquilar los consultorios de la clínica. </w:t>
      </w:r>
    </w:p>
    <w:p w:rsidR="003C4E4B" w:rsidRPr="00EF2DE8" w:rsidRDefault="003C4E4B" w:rsidP="003C4E4B">
      <w:pPr>
        <w:pStyle w:val="ListParagraph"/>
        <w:numPr>
          <w:ilvl w:val="0"/>
          <w:numId w:val="20"/>
        </w:numPr>
        <w:rPr>
          <w:lang w:val="es-AR"/>
        </w:rPr>
      </w:pPr>
      <w:r w:rsidRPr="00EF2DE8">
        <w:rPr>
          <w:lang w:val="es-AR"/>
        </w:rPr>
        <w:t>Define normas y políticas de trabajo.</w:t>
      </w:r>
    </w:p>
    <w:p w:rsidR="003C4E4B" w:rsidRPr="00EF2DE8" w:rsidRDefault="003C4E4B" w:rsidP="003C4E4B">
      <w:pPr>
        <w:pStyle w:val="ListParagraph"/>
        <w:numPr>
          <w:ilvl w:val="0"/>
          <w:numId w:val="20"/>
        </w:numPr>
        <w:rPr>
          <w:lang w:val="es-AR"/>
        </w:rPr>
      </w:pPr>
      <w:r w:rsidRPr="00EF2DE8">
        <w:rPr>
          <w:lang w:val="es-AR"/>
        </w:rPr>
        <w:t>Negocia los honorarios de los Asesores externos.</w:t>
      </w:r>
    </w:p>
    <w:p w:rsidR="003C4E4B" w:rsidRPr="00EF2DE8" w:rsidRDefault="003C4E4B" w:rsidP="003C4E4B">
      <w:pPr>
        <w:pStyle w:val="ListParagraph"/>
        <w:numPr>
          <w:ilvl w:val="0"/>
          <w:numId w:val="20"/>
        </w:numPr>
        <w:rPr>
          <w:lang w:val="es-AR"/>
        </w:rPr>
      </w:pPr>
      <w:r w:rsidRPr="00EF2DE8">
        <w:rPr>
          <w:lang w:val="es-AR"/>
        </w:rPr>
        <w:t>Negocia los contratos de servicio con otras empresas e instituciones.</w:t>
      </w:r>
    </w:p>
    <w:p w:rsidR="003C4E4B" w:rsidRPr="00EF2DE8" w:rsidRDefault="003C4E4B" w:rsidP="003C4E4B">
      <w:pPr>
        <w:pStyle w:val="ListParagraph"/>
        <w:numPr>
          <w:ilvl w:val="0"/>
          <w:numId w:val="20"/>
        </w:numPr>
        <w:rPr>
          <w:lang w:val="es-AR"/>
        </w:rPr>
      </w:pPr>
      <w:r w:rsidRPr="00EF2DE8">
        <w:rPr>
          <w:lang w:val="es-AR"/>
        </w:rPr>
        <w:lastRenderedPageBreak/>
        <w:t xml:space="preserve">Evalúa las peticiones de inclusión de servicios no convencionales. </w:t>
      </w:r>
    </w:p>
    <w:p w:rsidR="003C4E4B" w:rsidRPr="00EF2DE8" w:rsidRDefault="003C4E4B" w:rsidP="003C4E4B">
      <w:pPr>
        <w:rPr>
          <w:lang w:val="es-AR"/>
        </w:rPr>
      </w:pPr>
      <w:r w:rsidRPr="00EF2DE8">
        <w:rPr>
          <w:lang w:val="es-AR"/>
        </w:rPr>
        <w:t>El Director Administrativo se encarga de:</w:t>
      </w:r>
    </w:p>
    <w:p w:rsidR="003C4E4B" w:rsidRPr="00EF2DE8" w:rsidRDefault="003C4E4B" w:rsidP="003C4E4B">
      <w:pPr>
        <w:pStyle w:val="ListParagraph"/>
        <w:numPr>
          <w:ilvl w:val="0"/>
          <w:numId w:val="19"/>
        </w:numPr>
        <w:rPr>
          <w:lang w:val="es-AR"/>
        </w:rPr>
      </w:pPr>
      <w:r w:rsidRPr="00EF2DE8">
        <w:rPr>
          <w:lang w:val="es-AR"/>
        </w:rPr>
        <w:t>Manejar todo lo referido a los sueldos y jornales de los empleados</w:t>
      </w:r>
    </w:p>
    <w:p w:rsidR="003C4E4B" w:rsidRPr="00EF2DE8" w:rsidRDefault="003C4E4B" w:rsidP="003C4E4B">
      <w:pPr>
        <w:pStyle w:val="ListParagraph"/>
        <w:numPr>
          <w:ilvl w:val="0"/>
          <w:numId w:val="19"/>
        </w:numPr>
        <w:rPr>
          <w:lang w:val="es-AR"/>
        </w:rPr>
      </w:pPr>
      <w:r w:rsidRPr="00EF2DE8">
        <w:rPr>
          <w:lang w:val="es-AR"/>
        </w:rPr>
        <w:t>Gestiona la compra de los materiales que se utilizan periódicamente en la clínica (Por ejemplo: elementos de limpieza)</w:t>
      </w:r>
    </w:p>
    <w:p w:rsidR="003C4E4B" w:rsidRPr="00EF2DE8" w:rsidRDefault="003C4E4B" w:rsidP="003C4E4B">
      <w:pPr>
        <w:pStyle w:val="ListParagraph"/>
        <w:numPr>
          <w:ilvl w:val="0"/>
          <w:numId w:val="19"/>
        </w:numPr>
        <w:rPr>
          <w:lang w:val="es-AR"/>
        </w:rPr>
      </w:pPr>
      <w:r w:rsidRPr="00EF2DE8">
        <w:rPr>
          <w:lang w:val="es-AR"/>
        </w:rPr>
        <w:t>Maneja la situación contable e impositiva junto con el contador externo.</w:t>
      </w:r>
    </w:p>
    <w:p w:rsidR="003C4E4B" w:rsidRPr="00EF2DE8" w:rsidRDefault="003C4E4B" w:rsidP="003C4E4B">
      <w:pPr>
        <w:pStyle w:val="ListParagraph"/>
        <w:numPr>
          <w:ilvl w:val="0"/>
          <w:numId w:val="19"/>
        </w:numPr>
        <w:rPr>
          <w:lang w:val="es-AR"/>
        </w:rPr>
      </w:pPr>
      <w:r w:rsidRPr="00EF2DE8">
        <w:rPr>
          <w:lang w:val="es-AR"/>
        </w:rPr>
        <w:t>Efectúa la liquidación mensual de los cargos a facturar a los profesionales que prestan servicio en el ámbito de la institución por el alquiler de los consultorios.</w:t>
      </w:r>
    </w:p>
    <w:p w:rsidR="003C4E4B" w:rsidRPr="00EF2DE8" w:rsidRDefault="003C4E4B" w:rsidP="003C4E4B">
      <w:pPr>
        <w:pStyle w:val="ListParagraph"/>
        <w:numPr>
          <w:ilvl w:val="0"/>
          <w:numId w:val="19"/>
        </w:numPr>
        <w:rPr>
          <w:lang w:val="es-AR"/>
        </w:rPr>
      </w:pPr>
      <w:r w:rsidRPr="00EF2DE8">
        <w:rPr>
          <w:lang w:val="es-AR"/>
        </w:rPr>
        <w:t>Controla los pagos de los alquileres</w:t>
      </w:r>
    </w:p>
    <w:p w:rsidR="003C4E4B" w:rsidRPr="00EF2DE8" w:rsidRDefault="003C4E4B" w:rsidP="003C4E4B">
      <w:pPr>
        <w:rPr>
          <w:lang w:val="es-AR"/>
        </w:rPr>
      </w:pPr>
      <w:r w:rsidRPr="00EF2DE8">
        <w:rPr>
          <w:lang w:val="es-AR"/>
        </w:rPr>
        <w:t>El Director Médico se encarga de:</w:t>
      </w:r>
    </w:p>
    <w:p w:rsidR="003C4E4B" w:rsidRPr="00EF2DE8" w:rsidRDefault="003C4E4B" w:rsidP="003C4E4B">
      <w:pPr>
        <w:pStyle w:val="ListParagraph"/>
        <w:numPr>
          <w:ilvl w:val="0"/>
          <w:numId w:val="17"/>
        </w:numPr>
        <w:rPr>
          <w:lang w:val="es-AR"/>
        </w:rPr>
      </w:pPr>
      <w:r w:rsidRPr="00EF2DE8">
        <w:rPr>
          <w:lang w:val="es-AR"/>
        </w:rPr>
        <w:t>Representar a la institución ante el Colegio Médico y ante otras instituciones con las cuales la clínica mantiene relaciones y convenios.</w:t>
      </w:r>
    </w:p>
    <w:p w:rsidR="003C4E4B" w:rsidRPr="00EF2DE8" w:rsidRDefault="003C4E4B" w:rsidP="003C4E4B">
      <w:pPr>
        <w:pStyle w:val="ListParagraph"/>
        <w:numPr>
          <w:ilvl w:val="0"/>
          <w:numId w:val="17"/>
        </w:numPr>
        <w:rPr>
          <w:lang w:val="es-AR"/>
        </w:rPr>
      </w:pPr>
      <w:r w:rsidRPr="00EF2DE8">
        <w:rPr>
          <w:lang w:val="es-AR"/>
        </w:rPr>
        <w:t>Controlar el acondicionamiento adecuado de los mismos, ya que deben cumplir con ciertos requisitos para estar habilitados por la Asociación Médica</w:t>
      </w:r>
    </w:p>
    <w:p w:rsidR="003C4E4B" w:rsidRPr="00EF2DE8" w:rsidRDefault="003C4E4B" w:rsidP="003C4E4B">
      <w:pPr>
        <w:pStyle w:val="ListParagraph"/>
        <w:numPr>
          <w:ilvl w:val="0"/>
          <w:numId w:val="17"/>
        </w:numPr>
        <w:rPr>
          <w:lang w:val="es-AR"/>
        </w:rPr>
      </w:pPr>
      <w:r w:rsidRPr="00EF2DE8">
        <w:rPr>
          <w:lang w:val="es-AR"/>
        </w:rPr>
        <w:t>Controla la asistencia de los profesionales, según la diagramación preestablecida.</w:t>
      </w:r>
    </w:p>
    <w:p w:rsidR="003C4E4B" w:rsidRPr="00EF2DE8" w:rsidRDefault="003C4E4B" w:rsidP="003C4E4B">
      <w:pPr>
        <w:pStyle w:val="ListParagraph"/>
        <w:numPr>
          <w:ilvl w:val="0"/>
          <w:numId w:val="17"/>
        </w:numPr>
        <w:rPr>
          <w:lang w:val="es-AR"/>
        </w:rPr>
      </w:pPr>
      <w:r w:rsidRPr="00EF2DE8">
        <w:rPr>
          <w:lang w:val="es-AR"/>
        </w:rPr>
        <w:t>Controlar que el seguro de mala praxis de los profesionales y sus matrículas esté actualizado, es decir, que cumplan con los requisitos legales para ejercer</w:t>
      </w:r>
    </w:p>
    <w:p w:rsidR="003C4E4B" w:rsidRPr="00EF2DE8" w:rsidRDefault="003C4E4B" w:rsidP="003C4E4B">
      <w:pPr>
        <w:pStyle w:val="ListParagraph"/>
        <w:numPr>
          <w:ilvl w:val="0"/>
          <w:numId w:val="17"/>
        </w:numPr>
        <w:rPr>
          <w:lang w:val="es-AR"/>
        </w:rPr>
      </w:pPr>
      <w:r w:rsidRPr="00EF2DE8">
        <w:rPr>
          <w:lang w:val="es-AR"/>
        </w:rPr>
        <w:t>Suscribe los convenios de prestaciones de servicios médicos, bioquímicos, odontológicos y paramédicos con las distintas mutuales, prepagas y obras sociales.</w:t>
      </w:r>
    </w:p>
    <w:p w:rsidR="003C4E4B" w:rsidRPr="00EF2DE8" w:rsidRDefault="003C4E4B" w:rsidP="003C4E4B">
      <w:pPr>
        <w:pStyle w:val="ListParagraph"/>
        <w:numPr>
          <w:ilvl w:val="0"/>
          <w:numId w:val="17"/>
        </w:numPr>
        <w:rPr>
          <w:lang w:val="es-AR"/>
        </w:rPr>
      </w:pPr>
      <w:r w:rsidRPr="00EF2DE8">
        <w:rPr>
          <w:lang w:val="es-AR"/>
        </w:rPr>
        <w:t>Aprueba modificaciones de disponibilidad de Agenda de los profesionales</w:t>
      </w:r>
    </w:p>
    <w:p w:rsidR="003C4E4B" w:rsidRPr="00EF2DE8" w:rsidRDefault="003C4E4B" w:rsidP="003C4E4B">
      <w:pPr>
        <w:rPr>
          <w:lang w:val="es-AR"/>
        </w:rPr>
      </w:pPr>
      <w:r w:rsidRPr="00EF2DE8">
        <w:rPr>
          <w:lang w:val="es-AR"/>
        </w:rPr>
        <w:t>Secretaria se encarga de:</w:t>
      </w:r>
    </w:p>
    <w:p w:rsidR="003C4E4B" w:rsidRPr="00EF2DE8" w:rsidRDefault="003C4E4B" w:rsidP="003C4E4B">
      <w:pPr>
        <w:pStyle w:val="ListParagraph"/>
        <w:numPr>
          <w:ilvl w:val="0"/>
          <w:numId w:val="21"/>
        </w:numPr>
        <w:rPr>
          <w:lang w:val="es-AR"/>
        </w:rPr>
      </w:pPr>
      <w:r w:rsidRPr="00EF2DE8">
        <w:rPr>
          <w:lang w:val="es-AR"/>
        </w:rPr>
        <w:t>Asignar y cancela  turnos a los pacientes cuando estos o el profesional lo solicite.</w:t>
      </w:r>
    </w:p>
    <w:p w:rsidR="003C4E4B" w:rsidRPr="00EF2DE8" w:rsidRDefault="003C4E4B" w:rsidP="003C4E4B">
      <w:pPr>
        <w:pStyle w:val="ListParagraph"/>
        <w:numPr>
          <w:ilvl w:val="0"/>
          <w:numId w:val="21"/>
        </w:numPr>
        <w:rPr>
          <w:lang w:val="es-AR"/>
        </w:rPr>
      </w:pPr>
      <w:r w:rsidRPr="00EF2DE8">
        <w:rPr>
          <w:lang w:val="es-AR"/>
        </w:rPr>
        <w:t>Cobrar a los pacientes cada vez que van a la clínica para atenderse.</w:t>
      </w:r>
    </w:p>
    <w:p w:rsidR="003C4E4B" w:rsidRPr="00EF2DE8" w:rsidRDefault="003C4E4B" w:rsidP="003C4E4B">
      <w:pPr>
        <w:pStyle w:val="ListParagraph"/>
        <w:numPr>
          <w:ilvl w:val="0"/>
          <w:numId w:val="21"/>
        </w:numPr>
        <w:rPr>
          <w:lang w:val="es-AR"/>
        </w:rPr>
      </w:pPr>
      <w:r w:rsidRPr="00EF2DE8">
        <w:rPr>
          <w:lang w:val="es-AR"/>
        </w:rPr>
        <w:t>Comunica a los pacientes la cancelación de turnos ordenada por un médico.</w:t>
      </w:r>
    </w:p>
    <w:p w:rsidR="003C4E4B" w:rsidRPr="00EF2DE8" w:rsidRDefault="003C4E4B" w:rsidP="003C4E4B">
      <w:pPr>
        <w:pStyle w:val="ListParagraph"/>
        <w:numPr>
          <w:ilvl w:val="0"/>
          <w:numId w:val="21"/>
        </w:numPr>
        <w:rPr>
          <w:lang w:val="es-AR"/>
        </w:rPr>
      </w:pPr>
      <w:r w:rsidRPr="00EF2DE8">
        <w:rPr>
          <w:lang w:val="es-AR"/>
        </w:rPr>
        <w:t>Tiene a cargo la administración del archivo físico de HC.</w:t>
      </w:r>
    </w:p>
    <w:p w:rsidR="003C4E4B" w:rsidRPr="00EF2DE8" w:rsidRDefault="003C4E4B" w:rsidP="003C4E4B">
      <w:pPr>
        <w:pStyle w:val="ListParagraph"/>
        <w:numPr>
          <w:ilvl w:val="0"/>
          <w:numId w:val="21"/>
        </w:numPr>
        <w:rPr>
          <w:lang w:val="es-AR"/>
        </w:rPr>
      </w:pPr>
      <w:r w:rsidRPr="00EF2DE8">
        <w:rPr>
          <w:lang w:val="es-AR"/>
        </w:rPr>
        <w:t>Entrega de recetas y  análisis bioquímicos.</w:t>
      </w:r>
    </w:p>
    <w:p w:rsidR="003C4E4B" w:rsidRPr="00EF2DE8" w:rsidRDefault="003C4E4B" w:rsidP="003C4E4B">
      <w:pPr>
        <w:pStyle w:val="ListParagraph"/>
        <w:numPr>
          <w:ilvl w:val="0"/>
          <w:numId w:val="21"/>
        </w:numPr>
        <w:rPr>
          <w:lang w:val="es-AR"/>
        </w:rPr>
      </w:pPr>
      <w:r w:rsidRPr="00EF2DE8">
        <w:rPr>
          <w:lang w:val="es-AR"/>
        </w:rPr>
        <w:t>Tareas de telefonista.</w:t>
      </w:r>
    </w:p>
    <w:p w:rsidR="003C4E4B" w:rsidRPr="00EF2DE8" w:rsidRDefault="003C4E4B" w:rsidP="003C4E4B">
      <w:pPr>
        <w:pStyle w:val="ListParagraph"/>
        <w:numPr>
          <w:ilvl w:val="0"/>
          <w:numId w:val="21"/>
        </w:numPr>
        <w:rPr>
          <w:lang w:val="es-AR"/>
        </w:rPr>
      </w:pPr>
      <w:r w:rsidRPr="00EF2DE8">
        <w:rPr>
          <w:lang w:val="es-AR"/>
        </w:rPr>
        <w:t>Ejecuta las modificaciones de Agenda de los profesionales.</w:t>
      </w:r>
    </w:p>
    <w:p w:rsidR="003C4E4B" w:rsidRPr="00EF2DE8" w:rsidRDefault="003C4E4B" w:rsidP="003C4E4B">
      <w:pPr>
        <w:pStyle w:val="ListParagraph"/>
        <w:numPr>
          <w:ilvl w:val="0"/>
          <w:numId w:val="21"/>
        </w:numPr>
        <w:rPr>
          <w:lang w:val="es-AR"/>
        </w:rPr>
      </w:pPr>
      <w:r w:rsidRPr="00EF2DE8">
        <w:rPr>
          <w:lang w:val="es-AR"/>
        </w:rPr>
        <w:t>Actualiza las obras sociales con las que trabaja el profesional</w:t>
      </w:r>
    </w:p>
    <w:p w:rsidR="003C4E4B" w:rsidRPr="00EF2DE8" w:rsidRDefault="003C4E4B" w:rsidP="003C4E4B">
      <w:pPr>
        <w:rPr>
          <w:lang w:val="es-AR"/>
        </w:rPr>
      </w:pPr>
      <w:r w:rsidRPr="00EF2DE8">
        <w:rPr>
          <w:lang w:val="es-AR"/>
        </w:rPr>
        <w:t>Empleada Administrativa se encarga de:</w:t>
      </w:r>
    </w:p>
    <w:p w:rsidR="003C4E4B" w:rsidRPr="00EF2DE8" w:rsidRDefault="003C4E4B" w:rsidP="003C4E4B">
      <w:pPr>
        <w:pStyle w:val="ListParagraph"/>
        <w:numPr>
          <w:ilvl w:val="0"/>
          <w:numId w:val="23"/>
        </w:numPr>
        <w:rPr>
          <w:lang w:val="es-AR"/>
        </w:rPr>
      </w:pPr>
      <w:r w:rsidRPr="00EF2DE8">
        <w:rPr>
          <w:lang w:val="es-AR"/>
        </w:rPr>
        <w:t>Llevar a cabo la facturación de los convenios privados con obras sociales, prepagas y mutuales.</w:t>
      </w:r>
    </w:p>
    <w:p w:rsidR="003C4E4B" w:rsidRPr="00EF2DE8" w:rsidRDefault="003C4E4B" w:rsidP="003C4E4B">
      <w:pPr>
        <w:pStyle w:val="ListParagraph"/>
        <w:numPr>
          <w:ilvl w:val="0"/>
          <w:numId w:val="23"/>
        </w:numPr>
        <w:rPr>
          <w:lang w:val="es-AR"/>
        </w:rPr>
      </w:pPr>
      <w:r w:rsidRPr="00EF2DE8">
        <w:rPr>
          <w:lang w:val="es-AR"/>
        </w:rPr>
        <w:t>Efectiviza la cobranza de los alquileres de los profesionales.</w:t>
      </w:r>
    </w:p>
    <w:p w:rsidR="003C4E4B" w:rsidRPr="00EF2DE8" w:rsidRDefault="003C4E4B" w:rsidP="003C4E4B">
      <w:pPr>
        <w:pStyle w:val="ListParagraph"/>
        <w:numPr>
          <w:ilvl w:val="0"/>
          <w:numId w:val="23"/>
        </w:numPr>
        <w:rPr>
          <w:lang w:val="es-AR"/>
        </w:rPr>
      </w:pPr>
      <w:r w:rsidRPr="00EF2DE8">
        <w:rPr>
          <w:lang w:val="es-AR"/>
        </w:rPr>
        <w:t>Es la encargada de llevar a cabo las compras de la institución.</w:t>
      </w:r>
    </w:p>
    <w:p w:rsidR="003C4E4B" w:rsidRPr="00EF2DE8" w:rsidRDefault="003C4E4B" w:rsidP="003C4E4B">
      <w:pPr>
        <w:pStyle w:val="ListParagraph"/>
        <w:numPr>
          <w:ilvl w:val="0"/>
          <w:numId w:val="23"/>
        </w:numPr>
        <w:rPr>
          <w:lang w:val="es-AR"/>
        </w:rPr>
      </w:pPr>
      <w:r w:rsidRPr="00EF2DE8">
        <w:rPr>
          <w:lang w:val="es-AR"/>
        </w:rPr>
        <w:t>Colabora con el Director administrativo y el contador externo en la realización de la contabilidad de la institución.</w:t>
      </w:r>
    </w:p>
    <w:p w:rsidR="003C4E4B" w:rsidRPr="00EF2DE8" w:rsidRDefault="003C4E4B" w:rsidP="003C4E4B">
      <w:pPr>
        <w:rPr>
          <w:lang w:val="es-AR"/>
        </w:rPr>
      </w:pPr>
      <w:r w:rsidRPr="00EF2DE8">
        <w:rPr>
          <w:lang w:val="es-AR"/>
        </w:rPr>
        <w:lastRenderedPageBreak/>
        <w:t xml:space="preserve">Las Funciones del área de Mantenimiento y Limpieza así como las funciones de los Médicos Especialistas y de los Profesionales de la Salud se deducen del nombre de cada uno esos sectores. </w:t>
      </w:r>
    </w:p>
    <w:p w:rsidR="003C4E4B" w:rsidRPr="00EF2DE8" w:rsidRDefault="00264DCE" w:rsidP="00264DCE">
      <w:pPr>
        <w:pStyle w:val="Heading3"/>
        <w:rPr>
          <w:lang w:val="es-AR"/>
        </w:rPr>
      </w:pPr>
      <w:bookmarkStart w:id="234" w:name="_Toc267380874"/>
      <w:r w:rsidRPr="00EF2DE8">
        <w:rPr>
          <w:lang w:val="es-AR"/>
        </w:rPr>
        <w:t>Objetivos Y Metas De La Organización</w:t>
      </w:r>
      <w:bookmarkEnd w:id="234"/>
    </w:p>
    <w:p w:rsidR="00264DCE" w:rsidRPr="00EF2DE8" w:rsidRDefault="00264DCE" w:rsidP="00264DCE">
      <w:pPr>
        <w:pStyle w:val="Heading4"/>
        <w:rPr>
          <w:lang w:val="es-AR"/>
        </w:rPr>
      </w:pPr>
      <w:r w:rsidRPr="00EF2DE8">
        <w:rPr>
          <w:lang w:val="es-AR"/>
        </w:rPr>
        <w:t>Objetivos y Metas de la Organización en el corto y mediano plazo</w:t>
      </w:r>
    </w:p>
    <w:p w:rsidR="00261A2B" w:rsidRPr="00EF2DE8" w:rsidRDefault="00261A2B" w:rsidP="00264DCE">
      <w:pPr>
        <w:pStyle w:val="ListParagraph"/>
        <w:numPr>
          <w:ilvl w:val="0"/>
          <w:numId w:val="30"/>
        </w:numPr>
        <w:rPr>
          <w:lang w:val="es-AR"/>
        </w:rPr>
      </w:pPr>
      <w:r w:rsidRPr="00EF2DE8">
        <w:rPr>
          <w:lang w:val="es-AR"/>
        </w:rPr>
        <w:t>Aumentar el número de pacientes no pertenecientes a la tercera edad.</w:t>
      </w:r>
    </w:p>
    <w:p w:rsidR="00261A2B" w:rsidRPr="00EF2DE8" w:rsidRDefault="00261A2B" w:rsidP="00264DCE">
      <w:pPr>
        <w:pStyle w:val="ListParagraph"/>
        <w:numPr>
          <w:ilvl w:val="0"/>
          <w:numId w:val="30"/>
        </w:numPr>
        <w:rPr>
          <w:lang w:val="es-AR"/>
        </w:rPr>
      </w:pPr>
      <w:r w:rsidRPr="00EF2DE8">
        <w:rPr>
          <w:lang w:val="es-AR"/>
        </w:rPr>
        <w:t>Incrementar el número de pacientes de las obras sociales OSDE y Swiss Medical SA.</w:t>
      </w:r>
    </w:p>
    <w:p w:rsidR="00264DCE" w:rsidRPr="00EF2DE8" w:rsidRDefault="00264DCE" w:rsidP="00264DCE">
      <w:pPr>
        <w:pStyle w:val="ListParagraph"/>
        <w:numPr>
          <w:ilvl w:val="0"/>
          <w:numId w:val="30"/>
        </w:numPr>
        <w:rPr>
          <w:lang w:val="es-AR"/>
        </w:rPr>
      </w:pPr>
      <w:r w:rsidRPr="00EF2DE8">
        <w:rPr>
          <w:lang w:val="es-AR"/>
        </w:rPr>
        <w:t>Agilizar la consulta por parte de la secretaria acerca de los turnos disponibles a través de la implementación de un sistema informático.</w:t>
      </w:r>
    </w:p>
    <w:p w:rsidR="00264DCE" w:rsidRPr="00EF2DE8" w:rsidRDefault="00264DCE" w:rsidP="00264DCE">
      <w:pPr>
        <w:pStyle w:val="ListParagraph"/>
        <w:numPr>
          <w:ilvl w:val="0"/>
          <w:numId w:val="30"/>
        </w:numPr>
        <w:rPr>
          <w:lang w:val="es-AR"/>
        </w:rPr>
      </w:pPr>
      <w:r w:rsidRPr="00EF2DE8">
        <w:rPr>
          <w:lang w:val="es-AR"/>
        </w:rPr>
        <w:t xml:space="preserve">Facilitar a los profesionales las tareas de atención a los pacientes permitiendo consultar un breve resumen de sus antecedentes clínicos </w:t>
      </w:r>
      <w:r w:rsidR="00261A2B" w:rsidRPr="00EF2DE8">
        <w:rPr>
          <w:lang w:val="es-AR"/>
        </w:rPr>
        <w:t>más</w:t>
      </w:r>
      <w:r w:rsidRPr="00EF2DE8">
        <w:rPr>
          <w:lang w:val="es-AR"/>
        </w:rPr>
        <w:t xml:space="preserve"> destacados.</w:t>
      </w:r>
    </w:p>
    <w:p w:rsidR="00264DCE" w:rsidRPr="00EF2DE8" w:rsidRDefault="00264DCE" w:rsidP="00264DCE">
      <w:pPr>
        <w:pStyle w:val="ListParagraph"/>
        <w:numPr>
          <w:ilvl w:val="0"/>
          <w:numId w:val="30"/>
        </w:numPr>
        <w:rPr>
          <w:lang w:val="es-AR"/>
        </w:rPr>
      </w:pPr>
      <w:r w:rsidRPr="00EF2DE8">
        <w:rPr>
          <w:lang w:val="es-AR"/>
        </w:rPr>
        <w:t>Controlar de forma clara el cobro a los pacientes, informando a cada médico lo abonado por el cliente y generando un listado de rendición al final del día.</w:t>
      </w:r>
    </w:p>
    <w:p w:rsidR="00264DCE" w:rsidRPr="00EF2DE8" w:rsidRDefault="00264DCE" w:rsidP="00264DCE">
      <w:pPr>
        <w:pStyle w:val="ListParagraph"/>
        <w:numPr>
          <w:ilvl w:val="0"/>
          <w:numId w:val="30"/>
        </w:numPr>
        <w:rPr>
          <w:lang w:val="es-AR"/>
        </w:rPr>
      </w:pPr>
      <w:r w:rsidRPr="00EF2DE8">
        <w:rPr>
          <w:lang w:val="es-AR"/>
        </w:rPr>
        <w:t>Mejorar el aspecto edilicio de la institución.</w:t>
      </w:r>
    </w:p>
    <w:p w:rsidR="00264DCE" w:rsidRPr="00EF2DE8" w:rsidRDefault="00264DCE" w:rsidP="00264DCE">
      <w:pPr>
        <w:pStyle w:val="ListParagraph"/>
        <w:numPr>
          <w:ilvl w:val="0"/>
          <w:numId w:val="30"/>
        </w:numPr>
        <w:rPr>
          <w:lang w:val="es-AR"/>
        </w:rPr>
      </w:pPr>
      <w:r w:rsidRPr="00EF2DE8">
        <w:rPr>
          <w:lang w:val="es-AR"/>
        </w:rPr>
        <w:t>Agilizar la liquidación y cobranza a las Obras Sociales, mutuales o prepagas con las que se mantienen convenios directos, proporcionando a cada médico un detalle mensual donde indique para cada Obra Social el detalle de las órdenes recibidas.</w:t>
      </w:r>
    </w:p>
    <w:p w:rsidR="00264DCE" w:rsidRPr="00EF2DE8" w:rsidRDefault="00264DCE" w:rsidP="00264DCE">
      <w:pPr>
        <w:pStyle w:val="ListParagraph"/>
        <w:numPr>
          <w:ilvl w:val="0"/>
          <w:numId w:val="30"/>
        </w:numPr>
        <w:rPr>
          <w:lang w:val="es-AR"/>
        </w:rPr>
      </w:pPr>
      <w:r w:rsidRPr="00EF2DE8">
        <w:rPr>
          <w:lang w:val="es-AR"/>
        </w:rPr>
        <w:t>Incorporar a la cartilla de especialidades actuales el mayor número posible de especialidades faltantes realizando publicaciones en el boletín mensual del colegio médico.</w:t>
      </w:r>
    </w:p>
    <w:p w:rsidR="00264DCE" w:rsidRPr="00EF2DE8" w:rsidRDefault="00264DCE" w:rsidP="00264DCE">
      <w:pPr>
        <w:pStyle w:val="ListParagraph"/>
        <w:numPr>
          <w:ilvl w:val="0"/>
          <w:numId w:val="30"/>
        </w:numPr>
        <w:rPr>
          <w:lang w:val="es-AR"/>
        </w:rPr>
      </w:pPr>
      <w:r w:rsidRPr="00EF2DE8">
        <w:rPr>
          <w:lang w:val="es-AR"/>
        </w:rPr>
        <w:t xml:space="preserve">Agilizar </w:t>
      </w:r>
      <w:r w:rsidR="00261A2B" w:rsidRPr="00EF2DE8">
        <w:rPr>
          <w:lang w:val="es-AR"/>
        </w:rPr>
        <w:t>aún</w:t>
      </w:r>
      <w:r w:rsidRPr="00EF2DE8">
        <w:rPr>
          <w:lang w:val="es-AR"/>
        </w:rPr>
        <w:t xml:space="preserve"> más el proceso de obtención y cancelación de turnos para los pacientes, permitiéndoles a los mismos acceder a la Web de la organización.</w:t>
      </w:r>
    </w:p>
    <w:p w:rsidR="00264DCE" w:rsidRPr="00EF2DE8" w:rsidRDefault="00264DCE" w:rsidP="00264DCE">
      <w:pPr>
        <w:pStyle w:val="Heading4"/>
        <w:rPr>
          <w:lang w:val="es-AR"/>
        </w:rPr>
      </w:pPr>
      <w:r w:rsidRPr="00EF2DE8">
        <w:rPr>
          <w:lang w:val="es-AR"/>
        </w:rPr>
        <w:t>Objetivos y Metas Informáticos en el corto y mediano plazo</w:t>
      </w:r>
    </w:p>
    <w:p w:rsidR="00264DCE" w:rsidRPr="00EF2DE8" w:rsidRDefault="00264DCE" w:rsidP="00264DCE">
      <w:pPr>
        <w:pStyle w:val="ListParagraph"/>
        <w:numPr>
          <w:ilvl w:val="0"/>
          <w:numId w:val="28"/>
        </w:numPr>
        <w:rPr>
          <w:lang w:val="es-AR"/>
        </w:rPr>
      </w:pPr>
      <w:r w:rsidRPr="00EF2DE8">
        <w:rPr>
          <w:lang w:val="es-AR"/>
        </w:rPr>
        <w:t>Mantener una sencilla y  eficaz  organización  de los turnos de cada médico automatizando el sistema de gestión de turnos.</w:t>
      </w:r>
    </w:p>
    <w:p w:rsidR="00264DCE" w:rsidRPr="00EF2DE8" w:rsidRDefault="00264DCE" w:rsidP="00264DCE">
      <w:pPr>
        <w:pStyle w:val="ListParagraph"/>
        <w:numPr>
          <w:ilvl w:val="0"/>
          <w:numId w:val="28"/>
        </w:numPr>
        <w:rPr>
          <w:lang w:val="es-AR"/>
        </w:rPr>
      </w:pPr>
      <w:r w:rsidRPr="00EF2DE8">
        <w:rPr>
          <w:lang w:val="es-AR"/>
        </w:rPr>
        <w:t>Facilitarle a los médicos el acceso a la información personal de los pacientes</w:t>
      </w:r>
      <w:r w:rsidR="00261A2B" w:rsidRPr="00EF2DE8">
        <w:rPr>
          <w:lang w:val="es-AR"/>
        </w:rPr>
        <w:t>.</w:t>
      </w:r>
      <w:r w:rsidRPr="00EF2DE8">
        <w:rPr>
          <w:lang w:val="es-AR"/>
        </w:rPr>
        <w:t>.</w:t>
      </w:r>
    </w:p>
    <w:p w:rsidR="00264DCE" w:rsidRPr="00EF2DE8" w:rsidRDefault="00264DCE" w:rsidP="00264DCE">
      <w:pPr>
        <w:pStyle w:val="ListParagraph"/>
        <w:numPr>
          <w:ilvl w:val="0"/>
          <w:numId w:val="28"/>
        </w:numPr>
        <w:rPr>
          <w:lang w:val="es-AR"/>
        </w:rPr>
      </w:pPr>
      <w:r w:rsidRPr="00EF2DE8">
        <w:rPr>
          <w:lang w:val="es-AR"/>
        </w:rPr>
        <w:t xml:space="preserve">Desarrollar un módulo que permita la gestión de turnos vía Internet. </w:t>
      </w:r>
    </w:p>
    <w:p w:rsidR="00264DCE" w:rsidRPr="00EF2DE8" w:rsidRDefault="00264DCE" w:rsidP="00264DCE">
      <w:pPr>
        <w:pStyle w:val="Heading4"/>
        <w:rPr>
          <w:lang w:val="es-AR"/>
        </w:rPr>
      </w:pPr>
      <w:r w:rsidRPr="00EF2DE8">
        <w:rPr>
          <w:lang w:val="es-AR"/>
        </w:rPr>
        <w:t>Objetivos y Metas de la Organización en el largo plazo</w:t>
      </w:r>
    </w:p>
    <w:p w:rsidR="00257B24" w:rsidRPr="00EF2DE8" w:rsidRDefault="00264DCE" w:rsidP="00264DCE">
      <w:pPr>
        <w:pStyle w:val="ListParagraph"/>
        <w:numPr>
          <w:ilvl w:val="0"/>
          <w:numId w:val="26"/>
        </w:numPr>
        <w:rPr>
          <w:lang w:val="es-AR"/>
        </w:rPr>
      </w:pPr>
      <w:r w:rsidRPr="00EF2DE8">
        <w:rPr>
          <w:lang w:val="es-AR"/>
        </w:rPr>
        <w:t>Realizar una ampliación del edificio construyendo nuevos consultorios en el primer piso.</w:t>
      </w:r>
    </w:p>
    <w:p w:rsidR="005537D3" w:rsidRPr="00EF2DE8" w:rsidRDefault="005537D3" w:rsidP="00E93095">
      <w:pPr>
        <w:pStyle w:val="Heading3"/>
        <w:rPr>
          <w:lang w:val="es-AR"/>
        </w:rPr>
      </w:pPr>
      <w:bookmarkStart w:id="235" w:name="_Toc267380875"/>
      <w:r w:rsidRPr="00EF2DE8">
        <w:rPr>
          <w:lang w:val="es-AR"/>
        </w:rPr>
        <w:t>Variables</w:t>
      </w:r>
      <w:bookmarkEnd w:id="235"/>
    </w:p>
    <w:p w:rsidR="005537D3" w:rsidRPr="00EF2DE8" w:rsidRDefault="005537D3" w:rsidP="00E93095">
      <w:pPr>
        <w:rPr>
          <w:lang w:val="es-AR"/>
        </w:rPr>
      </w:pPr>
      <w:r w:rsidRPr="00EF2DE8">
        <w:rPr>
          <w:lang w:val="es-AR"/>
        </w:rPr>
        <w:t>A continuación expondremos un listado de temáticas que a nuestro criterio constituyen variables controlables e incontrolables (barrearas) que pueden afectar a nuestro e-bussiness.</w:t>
      </w:r>
    </w:p>
    <w:p w:rsidR="005537D3" w:rsidRPr="00EF2DE8" w:rsidRDefault="005537D3" w:rsidP="00E93095">
      <w:pPr>
        <w:pStyle w:val="Heading4"/>
        <w:rPr>
          <w:lang w:val="es-AR"/>
        </w:rPr>
      </w:pPr>
      <w:r w:rsidRPr="00EF2DE8">
        <w:rPr>
          <w:lang w:val="es-AR"/>
        </w:rPr>
        <w:t>Variables Controlables</w:t>
      </w:r>
    </w:p>
    <w:p w:rsidR="005537D3" w:rsidRPr="00EF2DE8" w:rsidRDefault="005537D3" w:rsidP="00E93095">
      <w:pPr>
        <w:pStyle w:val="ListParagraph"/>
        <w:numPr>
          <w:ilvl w:val="0"/>
          <w:numId w:val="31"/>
        </w:numPr>
        <w:rPr>
          <w:lang w:val="es-AR"/>
        </w:rPr>
      </w:pPr>
      <w:r w:rsidRPr="00EF2DE8">
        <w:rPr>
          <w:lang w:val="es-AR"/>
        </w:rPr>
        <w:t>Cambios tecnológicos. Por ejemplo: HTML5, CSS3, Silverlight, Adobe Flash. Que estos cambios repercutan sobre la interactividad y usabilidad que los usuarios están acostumbrados, o esperan de una aplicación web. Ante una situación como esta deberíamos modificar el producto para que se adapte a estos cambios.</w:t>
      </w:r>
    </w:p>
    <w:p w:rsidR="005537D3" w:rsidRPr="00EF2DE8" w:rsidRDefault="005537D3" w:rsidP="00E93095">
      <w:pPr>
        <w:pStyle w:val="ListParagraph"/>
        <w:numPr>
          <w:ilvl w:val="0"/>
          <w:numId w:val="31"/>
        </w:numPr>
        <w:rPr>
          <w:lang w:val="es-AR"/>
        </w:rPr>
      </w:pPr>
      <w:r w:rsidRPr="00EF2DE8">
        <w:rPr>
          <w:lang w:val="es-AR"/>
        </w:rPr>
        <w:t xml:space="preserve">Aparición de nuevos gadgets con conectividad a internet. Por ejemplo: iPad, iPhone, tabletas, netbooks. Debido a que la ubicuidad es uno de nuestros ítems claves del proyecto debemos asegurarnos que la aplicación sea fácilmente accesible desde cualquiera de estos </w:t>
      </w:r>
      <w:r w:rsidRPr="00EF2DE8">
        <w:rPr>
          <w:lang w:val="es-AR"/>
        </w:rPr>
        <w:lastRenderedPageBreak/>
        <w:t>gadgets. Aquí nuevamente aplicaríamos la estrategia de modificación de producto para adaptarlo a los diferentes gadgets.</w:t>
      </w:r>
    </w:p>
    <w:p w:rsidR="005537D3" w:rsidRPr="00EF2DE8" w:rsidRDefault="005537D3" w:rsidP="00E93095">
      <w:pPr>
        <w:pStyle w:val="ListParagraph"/>
        <w:numPr>
          <w:ilvl w:val="0"/>
          <w:numId w:val="31"/>
        </w:numPr>
        <w:rPr>
          <w:lang w:val="es-AR"/>
        </w:rPr>
      </w:pPr>
      <w:r w:rsidRPr="00EF2DE8">
        <w:rPr>
          <w:lang w:val="es-AR"/>
        </w:rPr>
        <w:t>Surgimiento de nuevas redes sociales. Aquí podríamos mejorar el marketing del proyecto utilizando herramientas de promoción a través de dichas redes.</w:t>
      </w:r>
    </w:p>
    <w:p w:rsidR="005537D3" w:rsidRPr="00EF2DE8" w:rsidRDefault="005537D3" w:rsidP="00E93095">
      <w:pPr>
        <w:pStyle w:val="Heading4"/>
        <w:rPr>
          <w:lang w:val="es-AR"/>
        </w:rPr>
      </w:pPr>
      <w:r w:rsidRPr="00EF2DE8">
        <w:rPr>
          <w:lang w:val="es-AR"/>
        </w:rPr>
        <w:t>Variables Incontrolables o Barreras</w:t>
      </w:r>
    </w:p>
    <w:p w:rsidR="005537D3" w:rsidRPr="00EF2DE8" w:rsidRDefault="005537D3" w:rsidP="00E93095">
      <w:pPr>
        <w:pStyle w:val="ListParagraph"/>
        <w:numPr>
          <w:ilvl w:val="0"/>
          <w:numId w:val="32"/>
        </w:numPr>
        <w:rPr>
          <w:lang w:val="es-AR"/>
        </w:rPr>
      </w:pPr>
      <w:r w:rsidRPr="00EF2DE8">
        <w:rPr>
          <w:lang w:val="es-AR"/>
        </w:rPr>
        <w:t>Cambio de la ley de salud pública. Ante un cambio de la ley, hay poco que podamos hacer más que adaptar la organización y los sistemas para cumplir con la misma.</w:t>
      </w:r>
    </w:p>
    <w:p w:rsidR="008838C4" w:rsidRPr="00EF2DE8" w:rsidRDefault="005537D3" w:rsidP="00E93095">
      <w:pPr>
        <w:pStyle w:val="ListParagraph"/>
        <w:numPr>
          <w:ilvl w:val="0"/>
          <w:numId w:val="32"/>
        </w:numPr>
        <w:rPr>
          <w:lang w:val="es-AR"/>
        </w:rPr>
      </w:pPr>
      <w:r w:rsidRPr="00EF2DE8">
        <w:rPr>
          <w:lang w:val="es-AR"/>
        </w:rPr>
        <w:t xml:space="preserve">Cambio en la política de las obras sociales. Si bien no nos afectaría directamente, quizás si indirectamente, ya que deberíamos reevaluar cuáles son las Obras Sociales que mejor margen dejan a los profesionales, o que son </w:t>
      </w:r>
      <w:r w:rsidR="008838C4" w:rsidRPr="00EF2DE8">
        <w:rPr>
          <w:lang w:val="es-AR"/>
        </w:rPr>
        <w:t>mejores para los profesionales, ya que hacen los pagos en término y forma.</w:t>
      </w:r>
    </w:p>
    <w:p w:rsidR="0087782E" w:rsidRPr="00EF2DE8" w:rsidRDefault="0050695F" w:rsidP="0087782E">
      <w:pPr>
        <w:pStyle w:val="Heading2"/>
        <w:rPr>
          <w:rFonts w:eastAsia="Times New Roman"/>
          <w:lang w:val="es-AR"/>
        </w:rPr>
      </w:pPr>
      <w:bookmarkStart w:id="236" w:name="_Toc267380876"/>
      <w:r w:rsidRPr="00EF2DE8">
        <w:rPr>
          <w:rFonts w:eastAsia="Times New Roman"/>
          <w:lang w:val="es-AR"/>
        </w:rPr>
        <w:t xml:space="preserve">2.2 </w:t>
      </w:r>
      <w:r w:rsidR="0087782E" w:rsidRPr="00EF2DE8">
        <w:rPr>
          <w:rFonts w:eastAsia="Times New Roman"/>
          <w:lang w:val="es-AR"/>
        </w:rPr>
        <w:t>–</w:t>
      </w:r>
      <w:r w:rsidRPr="00EF2DE8">
        <w:rPr>
          <w:rFonts w:eastAsia="Times New Roman"/>
          <w:lang w:val="es-AR"/>
        </w:rPr>
        <w:t xml:space="preserve"> </w:t>
      </w:r>
      <w:r w:rsidR="0087782E" w:rsidRPr="00EF2DE8">
        <w:rPr>
          <w:rFonts w:eastAsia="Times New Roman"/>
          <w:lang w:val="es-AR"/>
        </w:rPr>
        <w:t>Descripción Mercado-Meta</w:t>
      </w:r>
      <w:bookmarkEnd w:id="236"/>
    </w:p>
    <w:p w:rsidR="00E61B51" w:rsidRPr="00EF2DE8" w:rsidRDefault="0087782E" w:rsidP="0087782E">
      <w:pPr>
        <w:rPr>
          <w:lang w:val="es-AR"/>
        </w:rPr>
      </w:pPr>
      <w:r w:rsidRPr="00EF2DE8">
        <w:rPr>
          <w:lang w:val="es-AR"/>
        </w:rPr>
        <w:t xml:space="preserve">Como venimos </w:t>
      </w:r>
      <w:r w:rsidR="005E24A5" w:rsidRPr="00EF2DE8">
        <w:rPr>
          <w:lang w:val="es-AR"/>
        </w:rPr>
        <w:t xml:space="preserve">comentando </w:t>
      </w:r>
      <w:r w:rsidRPr="00EF2DE8">
        <w:rPr>
          <w:lang w:val="es-AR"/>
        </w:rPr>
        <w:t xml:space="preserve">en el presente trabajo, la población de destino o mercado específico de este proyecto de obtención de turnos vía web </w:t>
      </w:r>
      <w:r w:rsidR="005E24A5" w:rsidRPr="00EF2DE8">
        <w:rPr>
          <w:lang w:val="es-AR"/>
        </w:rPr>
        <w:t xml:space="preserve">son  los </w:t>
      </w:r>
      <w:r w:rsidRPr="00EF2DE8">
        <w:rPr>
          <w:lang w:val="es-AR"/>
        </w:rPr>
        <w:t>jóvenes adultos,</w:t>
      </w:r>
      <w:r w:rsidR="005E24A5" w:rsidRPr="00EF2DE8">
        <w:rPr>
          <w:lang w:val="es-AR"/>
        </w:rPr>
        <w:t xml:space="preserve"> con un nivel socio-económico al menos medio y que cuenten con obras sociales de primera línea como por ejemplo OSDE y Swiss Medical.</w:t>
      </w:r>
    </w:p>
    <w:p w:rsidR="00C67F81" w:rsidRPr="00EF2DE8" w:rsidRDefault="00E61B51" w:rsidP="0087782E">
      <w:pPr>
        <w:rPr>
          <w:lang w:val="es-AR"/>
        </w:rPr>
      </w:pPr>
      <w:r w:rsidRPr="00EF2DE8">
        <w:rPr>
          <w:lang w:val="es-AR"/>
        </w:rPr>
        <w:t xml:space="preserve">El basamento del proyecto es la ubicuidad de internet, donde los pacientes podrán consultar tanto información institucional, como realizar transacciones (obtención de turnos) </w:t>
      </w:r>
      <w:r w:rsidR="00C67F81" w:rsidRPr="00EF2DE8">
        <w:rPr>
          <w:lang w:val="es-AR"/>
        </w:rPr>
        <w:t>en cualquier lugar, en cualquier momento. Entonces mediante esta herramienta de gestión de turnos web podremos crear un marketspace en torno a la industria de la salud. El ideal es que los pacientes puedan en todo momento poder gestionar sus turnos, y así también los profesionales gestionar que turnos tienen otorgados.</w:t>
      </w:r>
    </w:p>
    <w:p w:rsidR="00C67F81" w:rsidRPr="00EF2DE8" w:rsidRDefault="00C67F81" w:rsidP="0087782E">
      <w:pPr>
        <w:rPr>
          <w:lang w:val="es-AR"/>
        </w:rPr>
      </w:pPr>
      <w:r w:rsidRPr="00EF2DE8">
        <w:rPr>
          <w:lang w:val="es-AR"/>
        </w:rPr>
        <w:t>Debido al constante crecimiento exponencial de internet, y a su penetración en la vida cotidiana de los individuos, lo podemos tomar como una herramienta de gestión y marketing muy potente. A continuación vemos un gráfico que nos refleja el crecimiento en nombres de dominio a través del tiempo.</w:t>
      </w:r>
    </w:p>
    <w:p w:rsidR="0087782E" w:rsidRPr="00EF2DE8" w:rsidRDefault="00C67F81" w:rsidP="00E93095">
      <w:pPr>
        <w:jc w:val="center"/>
        <w:rPr>
          <w:lang w:val="es-AR"/>
        </w:rPr>
      </w:pPr>
      <w:r w:rsidRPr="00E93095">
        <w:rPr>
          <w:rFonts w:ascii="Verdana" w:hAnsi="Verdana" w:cs="Arial"/>
          <w:noProof/>
          <w:color w:val="303030"/>
          <w:sz w:val="18"/>
          <w:szCs w:val="18"/>
          <w:lang w:bidi="ar-SA"/>
        </w:rPr>
        <w:lastRenderedPageBreak/>
        <w:drawing>
          <wp:inline distT="0" distB="0" distL="0" distR="0" wp14:anchorId="26AD1802" wp14:editId="597ED067">
            <wp:extent cx="5349240" cy="3236976"/>
            <wp:effectExtent l="152400" t="152400" r="137160" b="154305"/>
            <wp:docPr id="21" name="Imagen 9" descr="Total Sites Across All Domains, August 1995 - June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tal Sites Across All Domains, August 1995 - June 2009"/>
                    <pic:cNvPicPr>
                      <a:picLocks noChangeAspect="1" noChangeArrowheads="1"/>
                    </pic:cNvPicPr>
                  </pic:nvPicPr>
                  <pic:blipFill rotWithShape="1">
                    <a:blip r:embed="rId28" cstate="print"/>
                    <a:srcRect l="-4808" t="-8975" r="-7692" b="-4486"/>
                    <a:stretch/>
                  </pic:blipFill>
                  <pic:spPr bwMode="auto">
                    <a:xfrm>
                      <a:off x="0" y="0"/>
                      <a:ext cx="5357812" cy="3242163"/>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C67F81" w:rsidRDefault="00C67F81" w:rsidP="00C67F81">
      <w:pPr>
        <w:rPr>
          <w:ins w:id="237" w:author="Nombre de usuario" w:date="2010-07-20T08:59:00Z"/>
          <w:lang w:val="es-AR"/>
        </w:rPr>
      </w:pPr>
      <w:r w:rsidRPr="00EF2DE8">
        <w:rPr>
          <w:lang w:val="es-AR"/>
        </w:rPr>
        <w:t xml:space="preserve">Gracias al nuevo sistema de gestión de turnos online, y al desarrollo de un sitio más atractivo y con información más relevante, se pretende </w:t>
      </w:r>
      <w:r w:rsidR="005537D3" w:rsidRPr="00EF2DE8">
        <w:rPr>
          <w:lang w:val="es-AR"/>
        </w:rPr>
        <w:t>mejorar la visibilidad del CeMI, y atraer a posibles pacientes de los alrededores de Rosario.</w:t>
      </w:r>
    </w:p>
    <w:p w:rsidR="003309AF" w:rsidRDefault="003309AF" w:rsidP="00C67F81">
      <w:pPr>
        <w:rPr>
          <w:ins w:id="238" w:author="Nombre de usuario" w:date="2010-07-20T09:05:00Z"/>
          <w:lang w:val="es-AR"/>
        </w:rPr>
      </w:pPr>
      <w:ins w:id="239" w:author="Nombre de usuario" w:date="2010-07-20T08:59:00Z">
        <w:r>
          <w:rPr>
            <w:lang w:val="es-AR"/>
          </w:rPr>
          <w:t>Por otro lado podemos ver en las siguientes gráficas el comportamiento del mercado de la salud de la república Argentina, cómo a pesar de las crisis y de la salida de la convertibilidad siguen en continuo crecimiento desde el año 2000.</w:t>
        </w:r>
      </w:ins>
      <w:ins w:id="240" w:author="Nombre de usuario" w:date="2010-07-20T09:00:00Z">
        <w:r>
          <w:rPr>
            <w:lang w:val="es-AR"/>
          </w:rPr>
          <w:t xml:space="preserve"> </w:t>
        </w:r>
      </w:ins>
      <w:ins w:id="241" w:author="Nombre de usuario" w:date="2010-07-20T09:12:00Z">
        <w:r w:rsidR="006D05D7">
          <w:rPr>
            <w:lang w:val="es-AR"/>
          </w:rPr>
          <w:t xml:space="preserve">Estas infografías </w:t>
        </w:r>
      </w:ins>
      <w:ins w:id="242" w:author="Nombre de usuario" w:date="2010-07-20T09:00:00Z">
        <w:r w:rsidR="006D05D7">
          <w:rPr>
            <w:lang w:val="es-AR"/>
          </w:rPr>
          <w:t>fueron extraíd</w:t>
        </w:r>
      </w:ins>
      <w:ins w:id="243" w:author="Nombre de usuario" w:date="2010-07-20T09:12:00Z">
        <w:r w:rsidR="006D05D7">
          <w:rPr>
            <w:lang w:val="es-AR"/>
          </w:rPr>
          <w:t>a</w:t>
        </w:r>
      </w:ins>
      <w:ins w:id="244" w:author="Nombre de usuario" w:date="2010-07-20T09:00:00Z">
        <w:r>
          <w:rPr>
            <w:lang w:val="es-AR"/>
          </w:rPr>
          <w:t xml:space="preserve">s de los </w:t>
        </w:r>
      </w:ins>
      <w:ins w:id="245" w:author="Nombre de usuario" w:date="2010-07-20T09:12:00Z">
        <w:r w:rsidR="006D05D7">
          <w:rPr>
            <w:lang w:val="es-AR"/>
          </w:rPr>
          <w:t xml:space="preserve">las notas que se encuentran en los </w:t>
        </w:r>
        <w:r w:rsidR="00C37CDE">
          <w:rPr>
            <w:lang w:val="es-AR"/>
          </w:rPr>
          <w:t>anexos</w:t>
        </w:r>
      </w:ins>
      <w:ins w:id="246" w:author="Nombre de usuario" w:date="2010-07-20T09:00:00Z">
        <w:r>
          <w:rPr>
            <w:lang w:val="es-AR"/>
          </w:rPr>
          <w:t xml:space="preserve"> A-</w:t>
        </w:r>
      </w:ins>
      <w:ins w:id="247" w:author="Nombre de usuario" w:date="2010-07-20T09:12:00Z">
        <w:r w:rsidR="00C37CDE">
          <w:rPr>
            <w:lang w:val="es-AR"/>
          </w:rPr>
          <w:t>2</w:t>
        </w:r>
      </w:ins>
      <w:ins w:id="248" w:author="Nombre de usuario" w:date="2010-07-20T09:00:00Z">
        <w:r>
          <w:rPr>
            <w:lang w:val="es-AR"/>
          </w:rPr>
          <w:t xml:space="preserve"> y A-</w:t>
        </w:r>
      </w:ins>
      <w:ins w:id="249" w:author="Nombre de usuario" w:date="2010-07-20T09:12:00Z">
        <w:r w:rsidR="00C37CDE">
          <w:rPr>
            <w:lang w:val="es-AR"/>
          </w:rPr>
          <w:t>3</w:t>
        </w:r>
      </w:ins>
      <w:ins w:id="250" w:author="Nombre de usuario" w:date="2010-07-20T09:00:00Z">
        <w:r>
          <w:rPr>
            <w:lang w:val="es-AR"/>
          </w:rPr>
          <w:t>.</w:t>
        </w:r>
      </w:ins>
    </w:p>
    <w:p w:rsidR="003309AF" w:rsidRDefault="003309AF" w:rsidP="003309AF">
      <w:pPr>
        <w:pStyle w:val="Heading4"/>
        <w:rPr>
          <w:ins w:id="251" w:author="Nombre de usuario" w:date="2010-07-20T09:00:00Z"/>
          <w:lang w:val="es-AR"/>
        </w:rPr>
        <w:pPrChange w:id="252" w:author="Nombre de usuario" w:date="2010-07-20T09:05:00Z">
          <w:pPr/>
        </w:pPrChange>
      </w:pPr>
      <w:ins w:id="253" w:author="Nombre de usuario" w:date="2010-07-20T09:05:00Z">
        <w:r w:rsidRPr="003309AF">
          <w:rPr>
            <w:lang w:val="es-AR"/>
          </w:rPr>
          <w:t>Obras sociales nacionales</w:t>
        </w:r>
      </w:ins>
    </w:p>
    <w:p w:rsidR="003309AF" w:rsidRDefault="003309AF" w:rsidP="003309AF">
      <w:pPr>
        <w:jc w:val="center"/>
        <w:rPr>
          <w:ins w:id="254" w:author="Nombre de usuario" w:date="2010-07-20T09:05:00Z"/>
          <w:lang w:val="es-AR"/>
        </w:rPr>
        <w:pPrChange w:id="255" w:author="Nombre de usuario" w:date="2010-07-20T09:04:00Z">
          <w:pPr/>
        </w:pPrChange>
      </w:pPr>
      <w:ins w:id="256" w:author="Nombre de usuario" w:date="2010-07-20T09:01:00Z">
        <w:r>
          <w:rPr>
            <w:noProof/>
            <w:lang w:bidi="ar-SA"/>
          </w:rPr>
          <w:drawing>
            <wp:inline distT="0" distB="0" distL="0" distR="0" wp14:anchorId="710DEACA" wp14:editId="3DF52C63">
              <wp:extent cx="4243070" cy="2395855"/>
              <wp:effectExtent l="0" t="0" r="0" b="0"/>
              <wp:docPr id="23" name="Picture 23" descr="Obras sociales n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s sociales nacional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3070" cy="2395855"/>
                      </a:xfrm>
                      <a:prstGeom prst="rect">
                        <a:avLst/>
                      </a:prstGeom>
                      <a:noFill/>
                      <a:ln>
                        <a:noFill/>
                      </a:ln>
                    </pic:spPr>
                  </pic:pic>
                </a:graphicData>
              </a:graphic>
            </wp:inline>
          </w:drawing>
        </w:r>
      </w:ins>
    </w:p>
    <w:p w:rsidR="003309AF" w:rsidRPr="003309AF" w:rsidRDefault="003309AF" w:rsidP="003309AF">
      <w:pPr>
        <w:pStyle w:val="Heading4"/>
        <w:rPr>
          <w:ins w:id="257" w:author="Nombre de usuario" w:date="2010-07-20T09:05:00Z"/>
          <w:rPrChange w:id="258" w:author="Nombre de usuario" w:date="2010-07-20T09:05:00Z">
            <w:rPr>
              <w:ins w:id="259" w:author="Nombre de usuario" w:date="2010-07-20T09:05:00Z"/>
              <w:lang w:val="es-AR"/>
            </w:rPr>
          </w:rPrChange>
        </w:rPr>
        <w:pPrChange w:id="260" w:author="Nombre de usuario" w:date="2010-07-20T09:05:00Z">
          <w:pPr/>
        </w:pPrChange>
      </w:pPr>
      <w:ins w:id="261" w:author="Nombre de usuario" w:date="2010-07-20T09:05:00Z">
        <w:r w:rsidRPr="003309AF">
          <w:rPr>
            <w:rPrChange w:id="262" w:author="Nombre de usuario" w:date="2010-07-20T09:05:00Z">
              <w:rPr>
                <w:lang w:val="es-AR"/>
              </w:rPr>
            </w:rPrChange>
          </w:rPr>
          <w:lastRenderedPageBreak/>
          <w:t>Sistema privado de salud</w:t>
        </w:r>
      </w:ins>
    </w:p>
    <w:p w:rsidR="003309AF" w:rsidRDefault="003309AF" w:rsidP="003309AF">
      <w:pPr>
        <w:jc w:val="center"/>
        <w:rPr>
          <w:ins w:id="263" w:author="Nombre de usuario" w:date="2010-07-20T09:01:00Z"/>
          <w:lang w:val="es-AR"/>
        </w:rPr>
        <w:pPrChange w:id="264" w:author="Nombre de usuario" w:date="2010-07-20T09:04:00Z">
          <w:pPr/>
        </w:pPrChange>
      </w:pPr>
      <w:ins w:id="265" w:author="Nombre de usuario" w:date="2010-07-20T09:01:00Z">
        <w:r>
          <w:rPr>
            <w:noProof/>
            <w:lang w:bidi="ar-SA"/>
          </w:rPr>
          <w:drawing>
            <wp:inline distT="0" distB="0" distL="0" distR="0" wp14:anchorId="01B4A61D" wp14:editId="0A555957">
              <wp:extent cx="4243070" cy="2395855"/>
              <wp:effectExtent l="0" t="0" r="0" b="0"/>
              <wp:docPr id="24" name="Picture 24" descr="Sistema privado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stema privado de salu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3070" cy="2395855"/>
                      </a:xfrm>
                      <a:prstGeom prst="rect">
                        <a:avLst/>
                      </a:prstGeom>
                      <a:noFill/>
                      <a:ln>
                        <a:noFill/>
                      </a:ln>
                    </pic:spPr>
                  </pic:pic>
                </a:graphicData>
              </a:graphic>
            </wp:inline>
          </w:drawing>
        </w:r>
      </w:ins>
    </w:p>
    <w:p w:rsidR="003309AF" w:rsidRDefault="003309AF" w:rsidP="003309AF">
      <w:pPr>
        <w:pStyle w:val="Heading4"/>
        <w:rPr>
          <w:ins w:id="266" w:author="Nombre de usuario" w:date="2010-07-20T09:04:00Z"/>
          <w:lang w:val="es-AR"/>
        </w:rPr>
        <w:pPrChange w:id="267" w:author="Nombre de usuario" w:date="2010-07-20T09:04:00Z">
          <w:pPr/>
        </w:pPrChange>
      </w:pPr>
      <w:ins w:id="268" w:author="Nombre de usuario" w:date="2010-07-20T09:04:00Z">
        <w:r w:rsidRPr="003309AF">
          <w:rPr>
            <w:lang w:val="es-AR"/>
          </w:rPr>
          <w:t>Mercado de la salud</w:t>
        </w:r>
      </w:ins>
    </w:p>
    <w:p w:rsidR="003309AF" w:rsidRDefault="003309AF" w:rsidP="003309AF">
      <w:pPr>
        <w:jc w:val="center"/>
        <w:rPr>
          <w:ins w:id="269" w:author="Nombre de usuario" w:date="2010-07-20T09:01:00Z"/>
          <w:lang w:val="es-AR"/>
        </w:rPr>
        <w:pPrChange w:id="270" w:author="Nombre de usuario" w:date="2010-07-20T09:04:00Z">
          <w:pPr/>
        </w:pPrChange>
      </w:pPr>
      <w:ins w:id="271" w:author="Nombre de usuario" w:date="2010-07-20T09:01:00Z">
        <w:r>
          <w:rPr>
            <w:noProof/>
            <w:lang w:bidi="ar-SA"/>
          </w:rPr>
          <w:drawing>
            <wp:inline distT="0" distB="0" distL="0" distR="0" wp14:anchorId="075117EF" wp14:editId="4D0FCE35">
              <wp:extent cx="4243070" cy="2395855"/>
              <wp:effectExtent l="0" t="0" r="0" b="0"/>
              <wp:docPr id="25" name="Picture 25" descr="Infografía. Mercado de la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fía. Mercado de la salu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3070" cy="2395855"/>
                      </a:xfrm>
                      <a:prstGeom prst="rect">
                        <a:avLst/>
                      </a:prstGeom>
                      <a:noFill/>
                      <a:ln>
                        <a:noFill/>
                      </a:ln>
                    </pic:spPr>
                  </pic:pic>
                </a:graphicData>
              </a:graphic>
            </wp:inline>
          </w:drawing>
        </w:r>
      </w:ins>
    </w:p>
    <w:p w:rsidR="003309AF" w:rsidRDefault="003309AF" w:rsidP="003309AF">
      <w:pPr>
        <w:pStyle w:val="Heading4"/>
        <w:rPr>
          <w:ins w:id="272" w:author="Nombre de usuario" w:date="2010-07-20T09:03:00Z"/>
          <w:lang w:val="es-AR"/>
        </w:rPr>
        <w:pPrChange w:id="273" w:author="Nombre de usuario" w:date="2010-07-20T09:04:00Z">
          <w:pPr/>
        </w:pPrChange>
      </w:pPr>
      <w:ins w:id="274" w:author="Nombre de usuario" w:date="2010-07-20T09:03:00Z">
        <w:r w:rsidRPr="003309AF">
          <w:rPr>
            <w:lang w:val="es-AR"/>
          </w:rPr>
          <w:t>Gasto en salud</w:t>
        </w:r>
      </w:ins>
    </w:p>
    <w:p w:rsidR="003309AF" w:rsidRPr="00EF2DE8" w:rsidRDefault="003309AF" w:rsidP="004A4B95">
      <w:pPr>
        <w:jc w:val="center"/>
        <w:rPr>
          <w:lang w:val="es-AR"/>
        </w:rPr>
        <w:pPrChange w:id="275" w:author="Nombre de usuario" w:date="2010-07-20T09:13:00Z">
          <w:pPr/>
        </w:pPrChange>
      </w:pPr>
      <w:ins w:id="276" w:author="Nombre de usuario" w:date="2010-07-20T09:02:00Z">
        <w:r>
          <w:rPr>
            <w:noProof/>
            <w:lang w:bidi="ar-SA"/>
          </w:rPr>
          <w:drawing>
            <wp:inline distT="0" distB="0" distL="0" distR="0" wp14:anchorId="7266A025" wp14:editId="661A9D08">
              <wp:extent cx="1362456" cy="2240280"/>
              <wp:effectExtent l="0" t="0" r="0" b="0"/>
              <wp:docPr id="26" name="Picture 26" descr="Infografía. Gasto en salud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fografía. Gasto en salud II."/>
                      <pic:cNvPicPr>
                        <a:picLocks noChangeAspect="1" noChangeArrowheads="1"/>
                      </pic:cNvPicPr>
                    </pic:nvPicPr>
                    <pic:blipFill rotWithShape="1">
                      <a:blip r:embed="rId32">
                        <a:extLst>
                          <a:ext uri="{28A0092B-C50C-407E-A947-70E740481C1C}">
                            <a14:useLocalDpi xmlns:a14="http://schemas.microsoft.com/office/drawing/2010/main" val="0"/>
                          </a:ext>
                        </a:extLst>
                      </a:blip>
                      <a:srcRect l="32543" t="3054" r="35345" b="3433"/>
                      <a:stretch/>
                    </pic:blipFill>
                    <pic:spPr bwMode="auto">
                      <a:xfrm>
                        <a:off x="0" y="0"/>
                        <a:ext cx="1362537" cy="2240414"/>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bidi="ar-SA"/>
          </w:rPr>
          <w:drawing>
            <wp:inline distT="0" distB="0" distL="0" distR="0" wp14:anchorId="260723D5" wp14:editId="7AF679BE">
              <wp:extent cx="2743200" cy="2176272"/>
              <wp:effectExtent l="0" t="0" r="0" b="0"/>
              <wp:docPr id="27" name="Picture 27" descr="Infografía. Gasto en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fografía. Gasto en salud."/>
                      <pic:cNvPicPr>
                        <a:picLocks noChangeAspect="1" noChangeArrowheads="1"/>
                      </pic:cNvPicPr>
                    </pic:nvPicPr>
                    <pic:blipFill rotWithShape="1">
                      <a:blip r:embed="rId33">
                        <a:extLst>
                          <a:ext uri="{28A0092B-C50C-407E-A947-70E740481C1C}">
                            <a14:useLocalDpi xmlns:a14="http://schemas.microsoft.com/office/drawing/2010/main" val="0"/>
                          </a:ext>
                        </a:extLst>
                      </a:blip>
                      <a:srcRect l="17457" t="4580" r="17888" b="4580"/>
                      <a:stretch/>
                    </pic:blipFill>
                    <pic:spPr bwMode="auto">
                      <a:xfrm>
                        <a:off x="0" y="0"/>
                        <a:ext cx="2743364" cy="2176402"/>
                      </a:xfrm>
                      <a:prstGeom prst="rect">
                        <a:avLst/>
                      </a:prstGeom>
                      <a:noFill/>
                      <a:ln>
                        <a:noFill/>
                      </a:ln>
                      <a:extLst>
                        <a:ext uri="{53640926-AAD7-44D8-BBD7-CCE9431645EC}">
                          <a14:shadowObscured xmlns:a14="http://schemas.microsoft.com/office/drawing/2010/main"/>
                        </a:ext>
                      </a:extLst>
                    </pic:spPr>
                  </pic:pic>
                </a:graphicData>
              </a:graphic>
            </wp:inline>
          </w:drawing>
        </w:r>
      </w:ins>
    </w:p>
    <w:p w:rsidR="0050695F" w:rsidRPr="00EF2DE8" w:rsidRDefault="0050695F" w:rsidP="003309AF">
      <w:pPr>
        <w:pStyle w:val="Heading1"/>
        <w:rPr>
          <w:rFonts w:eastAsia="Times New Roman"/>
          <w:lang w:val="es-AR"/>
        </w:rPr>
        <w:pPrChange w:id="277" w:author="Nombre de usuario" w:date="2010-07-20T08:58:00Z">
          <w:pPr>
            <w:pStyle w:val="Heading2"/>
          </w:pPr>
        </w:pPrChange>
      </w:pPr>
      <w:bookmarkStart w:id="278" w:name="_Toc267380877"/>
      <w:r w:rsidRPr="00E93095">
        <w:rPr>
          <w:rFonts w:eastAsia="Times New Roman"/>
          <w:lang w:val="es-AR"/>
        </w:rPr>
        <w:lastRenderedPageBreak/>
        <w:t>3 - Segmentación de Consumidores</w:t>
      </w:r>
      <w:bookmarkEnd w:id="278"/>
    </w:p>
    <w:p w:rsidR="00D633E4" w:rsidRPr="00EF2DE8" w:rsidRDefault="00D633E4" w:rsidP="00E93095">
      <w:pPr>
        <w:rPr>
          <w:lang w:val="es-AR"/>
        </w:rPr>
      </w:pPr>
      <w:r w:rsidRPr="00EF2DE8">
        <w:rPr>
          <w:lang w:val="es-AR"/>
        </w:rPr>
        <w:t>Para una segmentación eficaz tomaremos como parámetro los requerimientos enunciados por Philip Kotler, estos son: susceptibilidad de ser medidos, sustancialidad, accesibilidad, susceptibilidad a la diferenciación y susceptibilidad a la acción.</w:t>
      </w:r>
    </w:p>
    <w:p w:rsidR="0050695F" w:rsidRPr="00EF2DE8" w:rsidRDefault="0050695F" w:rsidP="00E93095">
      <w:pPr>
        <w:pStyle w:val="Heading2"/>
        <w:rPr>
          <w:rFonts w:eastAsia="Times New Roman"/>
          <w:lang w:val="es-AR"/>
        </w:rPr>
      </w:pPr>
      <w:bookmarkStart w:id="279" w:name="_Toc267380878"/>
      <w:r w:rsidRPr="00E93095">
        <w:rPr>
          <w:rFonts w:eastAsia="Times New Roman"/>
          <w:lang w:val="es-AR"/>
        </w:rPr>
        <w:t>3.1 - Segmentación de Consumidores</w:t>
      </w:r>
      <w:bookmarkEnd w:id="279"/>
    </w:p>
    <w:p w:rsidR="007C2E24" w:rsidRPr="00EF2DE8" w:rsidRDefault="007C2E24" w:rsidP="007C2E24">
      <w:pPr>
        <w:pStyle w:val="Heading3"/>
        <w:rPr>
          <w:rFonts w:eastAsia="Times New Roman"/>
          <w:szCs w:val="20"/>
          <w:lang w:val="es-AR"/>
        </w:rPr>
      </w:pPr>
      <w:bookmarkStart w:id="280" w:name="_Toc267380879"/>
      <w:r w:rsidRPr="00EF2DE8">
        <w:rPr>
          <w:rFonts w:eastAsia="Times New Roman"/>
          <w:lang w:val="es-AR"/>
        </w:rPr>
        <w:t>3.1.1 - Identificación de Grupos Diferenciados de Consumidores</w:t>
      </w:r>
      <w:bookmarkEnd w:id="280"/>
    </w:p>
    <w:p w:rsidR="00D633E4" w:rsidRPr="00EF2DE8" w:rsidRDefault="00D633E4" w:rsidP="00D633E4">
      <w:pPr>
        <w:rPr>
          <w:lang w:val="es-AR"/>
        </w:rPr>
      </w:pPr>
      <w:r w:rsidRPr="00EF2DE8">
        <w:rPr>
          <w:lang w:val="es-AR"/>
        </w:rPr>
        <w:t>De acuerdo a los factores socioculturales tenidos en cuenta de los posibles grupos de consumidores se destacan los siguientes:</w:t>
      </w:r>
    </w:p>
    <w:p w:rsidR="00D633E4" w:rsidRPr="00EF2DE8" w:rsidRDefault="00D633E4" w:rsidP="00E93095">
      <w:pPr>
        <w:pStyle w:val="Heading4"/>
        <w:rPr>
          <w:lang w:val="es-AR"/>
        </w:rPr>
      </w:pPr>
      <w:r w:rsidRPr="00EF2DE8">
        <w:rPr>
          <w:lang w:val="es-AR"/>
        </w:rPr>
        <w:t>Nivel socioeconómico</w:t>
      </w:r>
    </w:p>
    <w:p w:rsidR="00D633E4" w:rsidRPr="00EF2DE8" w:rsidRDefault="00D633E4" w:rsidP="00D633E4">
      <w:pPr>
        <w:rPr>
          <w:lang w:val="es-AR"/>
        </w:rPr>
      </w:pPr>
      <w:r w:rsidRPr="00EF2DE8">
        <w:rPr>
          <w:lang w:val="es-AR"/>
        </w:rPr>
        <w:t xml:space="preserve">La población destino de este proyecto son los sectores medios, medios altos y altos de la sociedad. </w:t>
      </w:r>
    </w:p>
    <w:p w:rsidR="00D633E4" w:rsidRPr="00EF2DE8" w:rsidRDefault="00D633E4" w:rsidP="00E93095">
      <w:pPr>
        <w:pStyle w:val="Heading4"/>
        <w:rPr>
          <w:lang w:val="es-AR"/>
        </w:rPr>
      </w:pPr>
      <w:r w:rsidRPr="00EF2DE8">
        <w:rPr>
          <w:lang w:val="es-AR"/>
        </w:rPr>
        <w:t>Clase social</w:t>
      </w:r>
    </w:p>
    <w:p w:rsidR="00D633E4" w:rsidRPr="00EF2DE8" w:rsidRDefault="00D633E4" w:rsidP="00D633E4">
      <w:pPr>
        <w:rPr>
          <w:lang w:val="es-AR"/>
        </w:rPr>
      </w:pPr>
      <w:r w:rsidRPr="00EF2DE8">
        <w:rPr>
          <w:lang w:val="es-AR"/>
        </w:rPr>
        <w:t xml:space="preserve">Personas con un status alto, sin afecciones severas. </w:t>
      </w:r>
    </w:p>
    <w:p w:rsidR="00D633E4" w:rsidRPr="00EF2DE8" w:rsidRDefault="00D633E4" w:rsidP="00E93095">
      <w:pPr>
        <w:pStyle w:val="Heading4"/>
        <w:rPr>
          <w:lang w:val="es-AR"/>
        </w:rPr>
      </w:pPr>
      <w:r w:rsidRPr="00EF2DE8">
        <w:rPr>
          <w:lang w:val="es-AR"/>
        </w:rPr>
        <w:t>Edad</w:t>
      </w:r>
    </w:p>
    <w:p w:rsidR="00D633E4" w:rsidRPr="00EF2DE8" w:rsidRDefault="00D633E4" w:rsidP="00D633E4">
      <w:pPr>
        <w:rPr>
          <w:lang w:val="es-AR"/>
        </w:rPr>
      </w:pPr>
      <w:r w:rsidRPr="00EF2DE8">
        <w:rPr>
          <w:lang w:val="es-AR"/>
        </w:rPr>
        <w:t>Se enfocará en los extremos de la Generación X</w:t>
      </w:r>
      <w:ins w:id="281" w:author="Nombre de usuario" w:date="2010-07-20T09:14:00Z">
        <w:r w:rsidR="004A4B95">
          <w:rPr>
            <w:rStyle w:val="FootnoteReference"/>
            <w:lang w:val="es-AR"/>
          </w:rPr>
          <w:footnoteReference w:id="1"/>
        </w:r>
      </w:ins>
      <w:r w:rsidRPr="00EF2DE8">
        <w:rPr>
          <w:lang w:val="es-AR"/>
        </w:rPr>
        <w:t>, y abarcando a toda la Generación Y</w:t>
      </w:r>
      <w:ins w:id="287" w:author="Nombre de usuario" w:date="2010-07-20T09:15:00Z">
        <w:r w:rsidR="004A4B95">
          <w:rPr>
            <w:rStyle w:val="FootnoteReference"/>
            <w:lang w:val="es-AR"/>
          </w:rPr>
          <w:footnoteReference w:id="2"/>
        </w:r>
      </w:ins>
      <w:r w:rsidRPr="00EF2DE8">
        <w:rPr>
          <w:lang w:val="es-AR"/>
        </w:rPr>
        <w:t xml:space="preserve">. Podemos hablar que la población destino son las personas en el rango de edad de 20-40 años. Pudiendo abarcar también </w:t>
      </w:r>
      <w:r w:rsidR="00FB5D9F" w:rsidRPr="00EF2DE8">
        <w:rPr>
          <w:lang w:val="es-AR"/>
        </w:rPr>
        <w:t>extremos superiores.</w:t>
      </w:r>
    </w:p>
    <w:p w:rsidR="00D633E4" w:rsidRPr="00EF2DE8" w:rsidRDefault="00D633E4" w:rsidP="00E93095">
      <w:pPr>
        <w:pStyle w:val="Heading4"/>
        <w:rPr>
          <w:lang w:val="es-AR"/>
        </w:rPr>
      </w:pPr>
      <w:r w:rsidRPr="00EF2DE8">
        <w:rPr>
          <w:lang w:val="es-AR"/>
        </w:rPr>
        <w:t>Ocupación / Nivel educacional</w:t>
      </w:r>
    </w:p>
    <w:p w:rsidR="00FB5D9F" w:rsidRPr="00EF2DE8" w:rsidRDefault="00FB5D9F" w:rsidP="00FB5D9F">
      <w:pPr>
        <w:rPr>
          <w:lang w:val="es-AR"/>
        </w:rPr>
      </w:pPr>
      <w:r w:rsidRPr="00EF2DE8">
        <w:rPr>
          <w:lang w:val="es-AR"/>
        </w:rPr>
        <w:t xml:space="preserve">Profesionales, o con estudios terciarios/universitarios en curso. Caracterizándose por tener un trabajo estable, con cobertura médica. Y especialmente los abonados a los sistemas de Prepagas como OSDE y Swiss Medical. </w:t>
      </w:r>
    </w:p>
    <w:p w:rsidR="00D633E4" w:rsidRPr="00EF2DE8" w:rsidRDefault="00D633E4" w:rsidP="00E93095">
      <w:pPr>
        <w:pStyle w:val="Heading4"/>
        <w:rPr>
          <w:lang w:val="es-AR"/>
        </w:rPr>
      </w:pPr>
      <w:r w:rsidRPr="00EF2DE8">
        <w:rPr>
          <w:lang w:val="es-AR"/>
        </w:rPr>
        <w:t>Posición del usuario</w:t>
      </w:r>
    </w:p>
    <w:p w:rsidR="00FB5D9F" w:rsidRPr="00EF2DE8" w:rsidRDefault="00FB5D9F" w:rsidP="00FB5D9F">
      <w:pPr>
        <w:rPr>
          <w:lang w:val="es-AR"/>
        </w:rPr>
      </w:pPr>
      <w:r w:rsidRPr="00EF2DE8">
        <w:rPr>
          <w:lang w:val="es-AR"/>
        </w:rPr>
        <w:t>Usuarios con formas de vida online, o acostumbrados al uso de las herramientas de internet. Donde la mayoría forma parte de la revolución de la web 2.0, generando contenidos en Facebook, Twitter o MySpace. Con altos conocimientos de internet, email, etc.</w:t>
      </w:r>
    </w:p>
    <w:p w:rsidR="00D633E4" w:rsidRPr="00EF2DE8" w:rsidRDefault="00D633E4" w:rsidP="00E93095">
      <w:pPr>
        <w:pStyle w:val="Heading4"/>
        <w:rPr>
          <w:lang w:val="es-AR"/>
        </w:rPr>
      </w:pPr>
      <w:r w:rsidRPr="00EF2DE8">
        <w:rPr>
          <w:lang w:val="es-AR"/>
        </w:rPr>
        <w:t>Región</w:t>
      </w:r>
    </w:p>
    <w:p w:rsidR="00FB5D9F" w:rsidRPr="00EF2DE8" w:rsidRDefault="00FB5D9F" w:rsidP="00FB5D9F">
      <w:pPr>
        <w:rPr>
          <w:lang w:val="es-AR"/>
        </w:rPr>
      </w:pPr>
      <w:r w:rsidRPr="00EF2DE8">
        <w:rPr>
          <w:lang w:val="es-AR"/>
        </w:rPr>
        <w:t>Nos enfocaremos a la localidad de Rosario y alrededores (Galvez, Funes, Perez, etc).</w:t>
      </w:r>
    </w:p>
    <w:p w:rsidR="00D633E4" w:rsidRPr="00EF2DE8" w:rsidRDefault="00D633E4" w:rsidP="00E93095">
      <w:pPr>
        <w:pStyle w:val="Heading4"/>
        <w:rPr>
          <w:lang w:val="es-AR"/>
        </w:rPr>
      </w:pPr>
      <w:r w:rsidRPr="00EF2DE8">
        <w:rPr>
          <w:lang w:val="es-AR"/>
        </w:rPr>
        <w:t>Frecuencia de uso</w:t>
      </w:r>
    </w:p>
    <w:p w:rsidR="00FB5D9F" w:rsidRPr="00EF2DE8" w:rsidRDefault="007C2E24" w:rsidP="00E93095">
      <w:pPr>
        <w:rPr>
          <w:lang w:val="es-AR"/>
        </w:rPr>
      </w:pPr>
      <w:r w:rsidRPr="00EF2DE8">
        <w:rPr>
          <w:lang w:val="es-AR"/>
        </w:rPr>
        <w:lastRenderedPageBreak/>
        <w:t xml:space="preserve">Se espera que los usuarios una vez acostumbrados y que apropien el sistema, lo utilicen cada vez que necesitan obtener un turno en la institución. </w:t>
      </w:r>
    </w:p>
    <w:p w:rsidR="00D633E4" w:rsidRPr="00EF2DE8" w:rsidRDefault="00D633E4" w:rsidP="00E93095">
      <w:pPr>
        <w:pStyle w:val="Heading4"/>
        <w:rPr>
          <w:lang w:val="es-AR"/>
        </w:rPr>
      </w:pPr>
      <w:r w:rsidRPr="00EF2DE8">
        <w:rPr>
          <w:lang w:val="es-AR"/>
        </w:rPr>
        <w:t>Posición de lealtad</w:t>
      </w:r>
    </w:p>
    <w:p w:rsidR="00D633E4" w:rsidRPr="00E93095" w:rsidRDefault="007C2E24" w:rsidP="00E93095">
      <w:pPr>
        <w:rPr>
          <w:lang w:val="es-AR"/>
        </w:rPr>
      </w:pPr>
      <w:r w:rsidRPr="00EF2DE8">
        <w:rPr>
          <w:lang w:val="es-AR"/>
        </w:rPr>
        <w:t>Es de esperarse que ante una apropiación del sistema, los usuarios cuenten con una alta lealtad. Ya que como hemos analizado anteriormente, al ser un producto innovador nosotros desarrollaremos el estándar al que el usuario se acostumbrará en lo que cuente a obtención y gestión de turnos online.</w:t>
      </w:r>
    </w:p>
    <w:p w:rsidR="0050695F" w:rsidRPr="00EF2DE8" w:rsidRDefault="0050695F" w:rsidP="00E93095">
      <w:pPr>
        <w:pStyle w:val="Heading3"/>
        <w:rPr>
          <w:rFonts w:eastAsia="Times New Roman"/>
          <w:lang w:val="es-AR"/>
        </w:rPr>
      </w:pPr>
      <w:bookmarkStart w:id="292" w:name="_Toc267380880"/>
      <w:r w:rsidRPr="00E93095">
        <w:rPr>
          <w:rFonts w:eastAsia="Times New Roman"/>
          <w:lang w:val="es-AR"/>
        </w:rPr>
        <w:t>3.1.2 - Potenciales Usuarios/Compradores del Negocio</w:t>
      </w:r>
      <w:bookmarkEnd w:id="292"/>
    </w:p>
    <w:p w:rsidR="007C2E24" w:rsidRPr="00EF2DE8" w:rsidRDefault="007C2E24" w:rsidP="00E93095">
      <w:pPr>
        <w:rPr>
          <w:lang w:val="es-AR"/>
        </w:rPr>
      </w:pPr>
      <w:r w:rsidRPr="00EF2DE8">
        <w:rPr>
          <w:lang w:val="es-AR"/>
        </w:rPr>
        <w:t>En base a lo expuesto podemos identificar tres grandes grupos de compradores:</w:t>
      </w:r>
    </w:p>
    <w:p w:rsidR="007C2E24" w:rsidRPr="00EF2DE8" w:rsidRDefault="00BE32D7" w:rsidP="00E93095">
      <w:pPr>
        <w:pStyle w:val="Heading4"/>
        <w:rPr>
          <w:lang w:val="es-AR"/>
        </w:rPr>
      </w:pPr>
      <w:r w:rsidRPr="00EF2DE8">
        <w:rPr>
          <w:lang w:val="es-AR"/>
        </w:rPr>
        <w:t xml:space="preserve">A - </w:t>
      </w:r>
      <w:r w:rsidR="007C2E24" w:rsidRPr="00EF2DE8">
        <w:rPr>
          <w:lang w:val="es-AR"/>
        </w:rPr>
        <w:t xml:space="preserve">Profesionales </w:t>
      </w:r>
      <w:r w:rsidR="00E91420" w:rsidRPr="00EF2DE8">
        <w:rPr>
          <w:lang w:val="es-AR"/>
        </w:rPr>
        <w:t>Sin Hijos</w:t>
      </w:r>
    </w:p>
    <w:p w:rsidR="007C2E24" w:rsidRPr="00EF2DE8" w:rsidRDefault="007C2E24" w:rsidP="00E93095">
      <w:pPr>
        <w:rPr>
          <w:lang w:val="es-AR"/>
        </w:rPr>
      </w:pPr>
      <w:r w:rsidRPr="00EF2DE8">
        <w:rPr>
          <w:lang w:val="es-AR"/>
        </w:rPr>
        <w:t>Este grupo abarca tanto a profesionales independientes como aquellos que se encuentran en relación de dependencia</w:t>
      </w:r>
      <w:r w:rsidR="005913A8" w:rsidRPr="00EF2DE8">
        <w:rPr>
          <w:lang w:val="es-AR"/>
        </w:rPr>
        <w:t xml:space="preserve">, </w:t>
      </w:r>
      <w:r w:rsidR="00E91420" w:rsidRPr="00EF2DE8">
        <w:rPr>
          <w:lang w:val="es-AR"/>
        </w:rPr>
        <w:t>en pareja o no, sino hijos</w:t>
      </w:r>
      <w:r w:rsidRPr="00EF2DE8">
        <w:rPr>
          <w:lang w:val="es-AR"/>
        </w:rPr>
        <w:t xml:space="preserve">. Con puestos intermedios o altos, con ingresos fijos/semi-fijos mensuales. </w:t>
      </w:r>
      <w:r w:rsidR="005913A8" w:rsidRPr="00EF2DE8">
        <w:rPr>
          <w:lang w:val="es-AR"/>
        </w:rPr>
        <w:t>Quienes no tienen afecciones graves en su salud, con poco tiempo para dedicarle a la misma, y que se interesan por realizar controles periódicos.</w:t>
      </w:r>
    </w:p>
    <w:p w:rsidR="005913A8" w:rsidRPr="00EF2DE8" w:rsidRDefault="00BE32D7" w:rsidP="00E93095">
      <w:pPr>
        <w:pStyle w:val="Heading4"/>
        <w:rPr>
          <w:lang w:val="es-AR"/>
        </w:rPr>
      </w:pPr>
      <w:r w:rsidRPr="00EF2DE8">
        <w:rPr>
          <w:lang w:val="es-AR"/>
        </w:rPr>
        <w:t xml:space="preserve">B - </w:t>
      </w:r>
      <w:r w:rsidR="005913A8" w:rsidRPr="00EF2DE8">
        <w:rPr>
          <w:lang w:val="es-AR"/>
        </w:rPr>
        <w:t>Familia De Profesionales</w:t>
      </w:r>
    </w:p>
    <w:p w:rsidR="005913A8" w:rsidRPr="00EF2DE8" w:rsidRDefault="005913A8" w:rsidP="00E93095">
      <w:pPr>
        <w:rPr>
          <w:lang w:val="es-AR"/>
        </w:rPr>
      </w:pPr>
      <w:r w:rsidRPr="00EF2DE8">
        <w:rPr>
          <w:lang w:val="es-AR"/>
        </w:rPr>
        <w:t>Este grupo abarcaría familias tipo, de 2 hijos donde los padres son profesionales, y constituyen un grupo familiar. Donde alguno de los padres cuenta con un trabajo estable en relación de dependencia o independiente. Donde ambos se preocupan por la salud de su familia, y están atentos a cualquier anomalía.</w:t>
      </w:r>
    </w:p>
    <w:p w:rsidR="005913A8" w:rsidRPr="00EF2DE8" w:rsidRDefault="00BE32D7" w:rsidP="00E93095">
      <w:pPr>
        <w:pStyle w:val="Heading4"/>
        <w:rPr>
          <w:lang w:val="es-AR"/>
        </w:rPr>
      </w:pPr>
      <w:r w:rsidRPr="00EF2DE8">
        <w:rPr>
          <w:lang w:val="es-AR"/>
        </w:rPr>
        <w:t>C - Jóvenes</w:t>
      </w:r>
      <w:r w:rsidR="005913A8" w:rsidRPr="00EF2DE8">
        <w:rPr>
          <w:lang w:val="es-AR"/>
        </w:rPr>
        <w:t xml:space="preserve"> Adultos</w:t>
      </w:r>
    </w:p>
    <w:p w:rsidR="00BE32D7" w:rsidRPr="00E93095" w:rsidRDefault="00BE32D7" w:rsidP="00E93095">
      <w:pPr>
        <w:rPr>
          <w:lang w:val="es-AR"/>
        </w:rPr>
      </w:pPr>
      <w:r w:rsidRPr="00EF2DE8">
        <w:rPr>
          <w:lang w:val="es-AR"/>
        </w:rPr>
        <w:t xml:space="preserve">En este grupo podemos incluir a los jóvenes que en un futuro podrán formar parte del segmento Profesionales Solteros. Son aquellos usuarios que recientemente se han egresado de sus carreras universitarias y/o terciarias, o que continúan estudiando. Que recientemente comienzan con su vida laboral, o que sus padres los tienen en un seguro médico de cobertura familiar. Menores a los 25 años en el caso de que pertenezcan al grupo familiar. </w:t>
      </w:r>
    </w:p>
    <w:p w:rsidR="0050695F" w:rsidRPr="00EF2DE8" w:rsidRDefault="0050695F" w:rsidP="00E93095">
      <w:pPr>
        <w:pStyle w:val="Heading3"/>
        <w:rPr>
          <w:rFonts w:eastAsia="Times New Roman"/>
          <w:lang w:val="es-AR"/>
        </w:rPr>
      </w:pPr>
      <w:bookmarkStart w:id="293" w:name="_Toc267380881"/>
      <w:r w:rsidRPr="00E93095">
        <w:rPr>
          <w:rFonts w:eastAsia="Times New Roman"/>
          <w:lang w:val="es-AR"/>
        </w:rPr>
        <w:t>3.1.3 - Pautas de Comportamiento Esperado de Cada Segmento</w:t>
      </w:r>
      <w:bookmarkEnd w:id="293"/>
    </w:p>
    <w:p w:rsidR="008E493D" w:rsidRPr="00EF2DE8" w:rsidRDefault="008E493D" w:rsidP="00E93095">
      <w:pPr>
        <w:rPr>
          <w:lang w:val="es-AR"/>
        </w:rPr>
      </w:pPr>
      <w:r w:rsidRPr="00EF2DE8">
        <w:rPr>
          <w:lang w:val="es-AR"/>
        </w:rPr>
        <w:t>Se espera que cada uno de los segmentos se comporte de la siguiente manera:</w:t>
      </w:r>
    </w:p>
    <w:p w:rsidR="008E493D" w:rsidRPr="00EF2DE8" w:rsidRDefault="008E493D" w:rsidP="008E493D">
      <w:pPr>
        <w:pStyle w:val="Heading4"/>
        <w:rPr>
          <w:lang w:val="es-AR"/>
        </w:rPr>
      </w:pPr>
      <w:r w:rsidRPr="00EF2DE8">
        <w:rPr>
          <w:lang w:val="es-AR"/>
        </w:rPr>
        <w:t xml:space="preserve">A - Profesionales </w:t>
      </w:r>
      <w:r w:rsidR="00E91420" w:rsidRPr="00EF2DE8">
        <w:rPr>
          <w:lang w:val="es-AR"/>
        </w:rPr>
        <w:t>Sin Hijos</w:t>
      </w:r>
    </w:p>
    <w:p w:rsidR="00E91420" w:rsidRPr="00EF2DE8" w:rsidRDefault="00E91420" w:rsidP="00E93095">
      <w:pPr>
        <w:rPr>
          <w:lang w:val="es-AR"/>
        </w:rPr>
      </w:pPr>
      <w:r w:rsidRPr="00EF2DE8">
        <w:rPr>
          <w:lang w:val="es-AR"/>
        </w:rPr>
        <w:t>Consumidores esporádicos, que podrían transformarse en frecuentes sobre un lapso de tiempo (afección de la salud) para luego volver a utilizar el servicio esporádicamente.</w:t>
      </w:r>
    </w:p>
    <w:p w:rsidR="008E493D" w:rsidRPr="00EF2DE8" w:rsidRDefault="008E493D" w:rsidP="008E493D">
      <w:pPr>
        <w:pStyle w:val="Heading4"/>
        <w:rPr>
          <w:lang w:val="es-AR"/>
        </w:rPr>
      </w:pPr>
      <w:r w:rsidRPr="00EF2DE8">
        <w:rPr>
          <w:lang w:val="es-AR"/>
        </w:rPr>
        <w:t>B - Familia De Profesionales</w:t>
      </w:r>
    </w:p>
    <w:p w:rsidR="00E91420" w:rsidRPr="00EF2DE8" w:rsidRDefault="00E91420" w:rsidP="00E93095">
      <w:pPr>
        <w:rPr>
          <w:lang w:val="es-AR"/>
        </w:rPr>
      </w:pPr>
      <w:r w:rsidRPr="00EF2DE8">
        <w:rPr>
          <w:lang w:val="es-AR"/>
        </w:rPr>
        <w:t>Serán la base fundamental de los consumidores. Al menos una consulta mensual. Uso frecuente del servicio.</w:t>
      </w:r>
    </w:p>
    <w:p w:rsidR="00BE32D7" w:rsidRPr="00EF2DE8" w:rsidRDefault="008E493D" w:rsidP="00E93095">
      <w:pPr>
        <w:pStyle w:val="Heading4"/>
        <w:rPr>
          <w:lang w:val="es-AR"/>
        </w:rPr>
      </w:pPr>
      <w:r w:rsidRPr="00EF2DE8">
        <w:rPr>
          <w:lang w:val="es-AR"/>
        </w:rPr>
        <w:t>C - Jóvenes Adultos</w:t>
      </w:r>
    </w:p>
    <w:p w:rsidR="00E91420" w:rsidRPr="00EF2DE8" w:rsidRDefault="00E91420" w:rsidP="00E93095">
      <w:pPr>
        <w:rPr>
          <w:lang w:val="es-AR"/>
        </w:rPr>
      </w:pPr>
      <w:r w:rsidRPr="00EF2DE8">
        <w:rPr>
          <w:lang w:val="es-AR"/>
        </w:rPr>
        <w:lastRenderedPageBreak/>
        <w:t>Al igual que los profesionales sin hijos, serán usuarios esporádicos, con etapas de consumo más frecuente ligado a afecciones de la salud.</w:t>
      </w:r>
    </w:p>
    <w:p w:rsidR="0050695F" w:rsidRDefault="0050695F" w:rsidP="00E93095">
      <w:pPr>
        <w:pStyle w:val="Heading1"/>
        <w:rPr>
          <w:lang w:val="es-AR"/>
        </w:rPr>
      </w:pPr>
      <w:bookmarkStart w:id="294" w:name="_Toc267380882"/>
      <w:r w:rsidRPr="00E93095">
        <w:rPr>
          <w:lang w:val="es-AR"/>
        </w:rPr>
        <w:lastRenderedPageBreak/>
        <w:t>4 - Análisis de la Competencia</w:t>
      </w:r>
      <w:bookmarkEnd w:id="294"/>
    </w:p>
    <w:p w:rsidR="003C3624" w:rsidRPr="003C3624" w:rsidRDefault="003C3624" w:rsidP="00E93095">
      <w:pPr>
        <w:rPr>
          <w:lang w:val="es-AR"/>
        </w:rPr>
      </w:pPr>
      <w:r w:rsidRPr="003C3624">
        <w:rPr>
          <w:lang w:val="es-AR"/>
        </w:rPr>
        <w:t>Michael Porter sostiene que la situación de una empresa depende de las cinco fuerzas competitivas básicas. La acción conjunta de estas fuerzas determina la rentabilidad potencial en el sector, en donde el rendimiento se mide a largo plazo en términos de capital invertido. Las cinco fuerzas son las mostradas en el siguiente cuadro:</w:t>
      </w:r>
    </w:p>
    <w:p w:rsidR="004401DD" w:rsidRDefault="004401DD" w:rsidP="00E93095">
      <w:pPr>
        <w:rPr>
          <w:lang w:val="es-AR"/>
        </w:rPr>
      </w:pPr>
      <w:r>
        <w:rPr>
          <w:noProof/>
          <w:lang w:bidi="ar-SA"/>
        </w:rPr>
        <w:drawing>
          <wp:inline distT="0" distB="0" distL="0" distR="0" wp14:anchorId="5CA96648" wp14:editId="69C5C686">
            <wp:extent cx="5486400" cy="3200400"/>
            <wp:effectExtent l="0" t="19050" r="0" b="5715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3C3624" w:rsidRDefault="003C3624" w:rsidP="00E93095">
      <w:pPr>
        <w:pStyle w:val="Heading4"/>
        <w:rPr>
          <w:lang w:val="es-AR"/>
        </w:rPr>
      </w:pPr>
      <w:r>
        <w:rPr>
          <w:lang w:val="es-AR"/>
        </w:rPr>
        <w:t>Competidores Potenciales</w:t>
      </w:r>
    </w:p>
    <w:p w:rsidR="003C3624" w:rsidRDefault="003C3624" w:rsidP="00E93095">
      <w:pPr>
        <w:rPr>
          <w:lang w:val="es-AR"/>
        </w:rPr>
      </w:pPr>
      <w:r>
        <w:rPr>
          <w:lang w:val="es-AR"/>
        </w:rPr>
        <w:t xml:space="preserve">Dentro de este grupo podemos incluir a los diversos sanatorios del área de Rosario. Dentro de los más importantes haremos foco en: </w:t>
      </w:r>
    </w:p>
    <w:p w:rsidR="003C3624" w:rsidRPr="003C3624" w:rsidRDefault="003C3624" w:rsidP="003C3624">
      <w:pPr>
        <w:pStyle w:val="ListParagraph"/>
        <w:numPr>
          <w:ilvl w:val="0"/>
          <w:numId w:val="33"/>
        </w:numPr>
        <w:rPr>
          <w:lang w:val="es-AR"/>
        </w:rPr>
      </w:pPr>
      <w:r>
        <w:rPr>
          <w:lang w:val="es-AR"/>
        </w:rPr>
        <w:t>C</w:t>
      </w:r>
      <w:r w:rsidRPr="003C3624">
        <w:rPr>
          <w:lang w:val="es-AR"/>
        </w:rPr>
        <w:t xml:space="preserve">entro </w:t>
      </w:r>
      <w:r>
        <w:rPr>
          <w:lang w:val="es-AR"/>
        </w:rPr>
        <w:t>D</w:t>
      </w:r>
      <w:r w:rsidRPr="003C3624">
        <w:rPr>
          <w:lang w:val="es-AR"/>
        </w:rPr>
        <w:t xml:space="preserve">iagnóstico </w:t>
      </w:r>
      <w:r>
        <w:rPr>
          <w:lang w:val="es-AR"/>
        </w:rPr>
        <w:t>R</w:t>
      </w:r>
      <w:r w:rsidRPr="003C3624">
        <w:rPr>
          <w:lang w:val="es-AR"/>
        </w:rPr>
        <w:t>osario</w:t>
      </w:r>
    </w:p>
    <w:p w:rsidR="003C3624" w:rsidRPr="003C3624" w:rsidRDefault="003C3624" w:rsidP="003C3624">
      <w:pPr>
        <w:pStyle w:val="ListParagraph"/>
        <w:numPr>
          <w:ilvl w:val="0"/>
          <w:numId w:val="33"/>
        </w:numPr>
        <w:rPr>
          <w:lang w:val="es-AR"/>
        </w:rPr>
      </w:pPr>
      <w:r>
        <w:rPr>
          <w:lang w:val="es-AR"/>
        </w:rPr>
        <w:t>S</w:t>
      </w:r>
      <w:r w:rsidRPr="003C3624">
        <w:rPr>
          <w:lang w:val="es-AR"/>
        </w:rPr>
        <w:t xml:space="preserve">anatorio </w:t>
      </w:r>
      <w:r>
        <w:rPr>
          <w:lang w:val="es-AR"/>
        </w:rPr>
        <w:t>C</w:t>
      </w:r>
      <w:r w:rsidRPr="003C3624">
        <w:rPr>
          <w:lang w:val="es-AR"/>
        </w:rPr>
        <w:t>entro</w:t>
      </w:r>
    </w:p>
    <w:p w:rsidR="003C3624" w:rsidRPr="003C3624" w:rsidRDefault="003C3624" w:rsidP="003C3624">
      <w:pPr>
        <w:pStyle w:val="ListParagraph"/>
        <w:numPr>
          <w:ilvl w:val="0"/>
          <w:numId w:val="33"/>
        </w:numPr>
        <w:rPr>
          <w:lang w:val="es-AR"/>
        </w:rPr>
      </w:pPr>
      <w:r>
        <w:rPr>
          <w:lang w:val="es-AR"/>
        </w:rPr>
        <w:t>S</w:t>
      </w:r>
      <w:r w:rsidRPr="003C3624">
        <w:rPr>
          <w:lang w:val="es-AR"/>
        </w:rPr>
        <w:t xml:space="preserve">anatorio </w:t>
      </w:r>
      <w:r>
        <w:rPr>
          <w:lang w:val="es-AR"/>
        </w:rPr>
        <w:t>D</w:t>
      </w:r>
      <w:r w:rsidRPr="003C3624">
        <w:rPr>
          <w:lang w:val="es-AR"/>
        </w:rPr>
        <w:t xml:space="preserve">e </w:t>
      </w:r>
      <w:r>
        <w:rPr>
          <w:lang w:val="es-AR"/>
        </w:rPr>
        <w:t>L</w:t>
      </w:r>
      <w:r w:rsidRPr="003C3624">
        <w:rPr>
          <w:lang w:val="es-AR"/>
        </w:rPr>
        <w:t xml:space="preserve">a </w:t>
      </w:r>
      <w:r>
        <w:rPr>
          <w:lang w:val="es-AR"/>
        </w:rPr>
        <w:t>M</w:t>
      </w:r>
      <w:r w:rsidRPr="003C3624">
        <w:rPr>
          <w:lang w:val="es-AR"/>
        </w:rPr>
        <w:t>ujer</w:t>
      </w:r>
    </w:p>
    <w:p w:rsidR="003C3624" w:rsidRDefault="003C3624" w:rsidP="00E93095">
      <w:pPr>
        <w:pStyle w:val="ListParagraph"/>
        <w:numPr>
          <w:ilvl w:val="0"/>
          <w:numId w:val="33"/>
        </w:numPr>
        <w:rPr>
          <w:lang w:val="es-AR"/>
        </w:rPr>
      </w:pPr>
      <w:r>
        <w:rPr>
          <w:lang w:val="es-AR"/>
        </w:rPr>
        <w:t>S</w:t>
      </w:r>
      <w:r w:rsidRPr="003C3624">
        <w:rPr>
          <w:lang w:val="es-AR"/>
        </w:rPr>
        <w:t xml:space="preserve">anatorio </w:t>
      </w:r>
      <w:r>
        <w:rPr>
          <w:lang w:val="es-AR"/>
        </w:rPr>
        <w:t>L</w:t>
      </w:r>
      <w:r w:rsidRPr="003C3624">
        <w:rPr>
          <w:lang w:val="es-AR"/>
        </w:rPr>
        <w:t xml:space="preserve">os </w:t>
      </w:r>
      <w:r>
        <w:rPr>
          <w:lang w:val="es-AR"/>
        </w:rPr>
        <w:t>A</w:t>
      </w:r>
      <w:r w:rsidRPr="003C3624">
        <w:rPr>
          <w:lang w:val="es-AR"/>
        </w:rPr>
        <w:t>rroyos</w:t>
      </w:r>
    </w:p>
    <w:p w:rsidR="003C3624" w:rsidRDefault="003C3624" w:rsidP="00E93095">
      <w:pPr>
        <w:rPr>
          <w:lang w:val="es-AR"/>
        </w:rPr>
      </w:pPr>
      <w:r>
        <w:rPr>
          <w:lang w:val="es-AR"/>
        </w:rPr>
        <w:t>Si bien ninguno de estos competidores posee actualmente un sistema de turnos online, debido a contactos extra oficiales, sabemos de empresas que se encuentran desarrollando sistemas integrales de atención para algunos de estos sanatorios. Si bien los sistemas que se están desarrollando no son específicamente de gestión de turnos online, sino administrativos integrales; el hecho de que nosotros salgamos al mercado con un sistema de estas características puede dar lugar a un replanteo de dichos sistemas. Igualmente, estos desarrollos se encuentran en las primeras etapas de análisis, por lo que tenemos tiempo suficiente para salir al mercado antes de que ellos puedan realizar algún movimiento.</w:t>
      </w:r>
    </w:p>
    <w:p w:rsidR="003C3624" w:rsidRDefault="003C3624" w:rsidP="00E93095">
      <w:pPr>
        <w:pStyle w:val="Heading4"/>
        <w:rPr>
          <w:lang w:val="es-AR"/>
        </w:rPr>
      </w:pPr>
      <w:r w:rsidRPr="003C3624">
        <w:rPr>
          <w:lang w:val="es-AR"/>
        </w:rPr>
        <w:lastRenderedPageBreak/>
        <w:t>Rivalidad Entre Los Competidores Existentes</w:t>
      </w:r>
    </w:p>
    <w:p w:rsidR="003C3624" w:rsidRDefault="003C3624" w:rsidP="00E93095">
      <w:pPr>
        <w:rPr>
          <w:lang w:val="es-AR"/>
        </w:rPr>
      </w:pPr>
      <w:r>
        <w:rPr>
          <w:lang w:val="es-AR"/>
        </w:rPr>
        <w:t>Actualmente la rivalidad es respecto a calidad de atención y profesionales q</w:t>
      </w:r>
      <w:r w:rsidR="001E6512">
        <w:rPr>
          <w:lang w:val="es-AR"/>
        </w:rPr>
        <w:t>ue integran la cartilla médica. Podemos asegurar que no encontramos rivalidad hacia la gestión de turnos online, por parte de los posibles competidores.</w:t>
      </w:r>
    </w:p>
    <w:p w:rsidR="001E6512" w:rsidRPr="003C3624" w:rsidRDefault="001E6512" w:rsidP="00E93095">
      <w:pPr>
        <w:pStyle w:val="Heading4"/>
        <w:rPr>
          <w:lang w:val="es-AR"/>
        </w:rPr>
      </w:pPr>
      <w:r>
        <w:rPr>
          <w:lang w:val="es-AR"/>
        </w:rPr>
        <w:t>Proveedores</w:t>
      </w:r>
    </w:p>
    <w:p w:rsidR="001E6512" w:rsidRDefault="001E6512" w:rsidP="00E93095">
      <w:pPr>
        <w:rPr>
          <w:lang w:val="es-AR"/>
        </w:rPr>
      </w:pPr>
      <w:r>
        <w:rPr>
          <w:lang w:val="es-AR"/>
        </w:rPr>
        <w:t>El proyecto se basará en las arquitecturas propuestas por Microsoft para el desarrollo de aplicaciones web, y adoptará el CMS DotNetNuke el cual es OpenSource pero con una versión comercial con soporte.</w:t>
      </w:r>
    </w:p>
    <w:p w:rsidR="001E6512" w:rsidRDefault="001E6512" w:rsidP="00E93095">
      <w:pPr>
        <w:rPr>
          <w:lang w:val="es-AR"/>
        </w:rPr>
      </w:pPr>
      <w:r>
        <w:rPr>
          <w:lang w:val="es-AR"/>
        </w:rPr>
        <w:t xml:space="preserve">Al utilizar una plataforma de Microsoft estamos asegurando la disponibilidad de soporte y recursos capacitados en el largo plazo. Y al conjugarlo con un CMS OpenSource de los más completos del mercado como DotNetNuke obtendremos una flexibilidad inigualable. Ya que podremos modificar el comportamiento de la aplicación según las necesidades del negocio. </w:t>
      </w:r>
    </w:p>
    <w:p w:rsidR="001E6512" w:rsidRDefault="001E6512" w:rsidP="00E93095">
      <w:pPr>
        <w:rPr>
          <w:lang w:val="es-AR"/>
        </w:rPr>
      </w:pPr>
      <w:r>
        <w:rPr>
          <w:lang w:val="es-AR"/>
        </w:rPr>
        <w:t>Al elegir DotNetNuke se optó por este ya que al disponer de una versión comercial nos garantizamos la escalabilidad de la solución y del soporte en caso de ser necesario, y por otro lado al ser OpenSource garantizamos que tendremos acceso a cualquier parte del código que necesite ser modificada.</w:t>
      </w:r>
    </w:p>
    <w:p w:rsidR="001E6512" w:rsidRDefault="001E6512" w:rsidP="00E93095">
      <w:pPr>
        <w:pStyle w:val="Heading4"/>
        <w:rPr>
          <w:lang w:val="es-AR"/>
        </w:rPr>
      </w:pPr>
      <w:r>
        <w:rPr>
          <w:lang w:val="es-AR"/>
        </w:rPr>
        <w:t>Compradores</w:t>
      </w:r>
    </w:p>
    <w:p w:rsidR="001E6512" w:rsidRDefault="001E6512" w:rsidP="00E93095">
      <w:pPr>
        <w:rPr>
          <w:lang w:val="es-AR"/>
        </w:rPr>
      </w:pPr>
      <w:r>
        <w:rPr>
          <w:lang w:val="es-AR"/>
        </w:rPr>
        <w:t>Al ser el producto un sistema enfocado hacia la facilidad y comodidad del usuario, los compradores tendrán gran importancia en el mismo.</w:t>
      </w:r>
    </w:p>
    <w:p w:rsidR="001E6512" w:rsidRDefault="001E6512" w:rsidP="00E93095">
      <w:pPr>
        <w:rPr>
          <w:lang w:val="es-AR"/>
        </w:rPr>
      </w:pPr>
      <w:r>
        <w:rPr>
          <w:lang w:val="es-AR"/>
        </w:rPr>
        <w:t xml:space="preserve">Siempre estaremos dispuestos a cambiar o corregir las interfaces o flujos de trabajo para poder amalgamarnos a la forma de trabajo que los compradores estén </w:t>
      </w:r>
      <w:r w:rsidR="001D3196">
        <w:rPr>
          <w:lang w:val="es-AR"/>
        </w:rPr>
        <w:t>buscando</w:t>
      </w:r>
      <w:r>
        <w:rPr>
          <w:lang w:val="es-AR"/>
        </w:rPr>
        <w:t>.</w:t>
      </w:r>
    </w:p>
    <w:p w:rsidR="001E6512" w:rsidRDefault="001E6512" w:rsidP="00E93095">
      <w:pPr>
        <w:rPr>
          <w:lang w:val="es-AR"/>
        </w:rPr>
      </w:pPr>
      <w:r>
        <w:rPr>
          <w:lang w:val="es-AR"/>
        </w:rPr>
        <w:t xml:space="preserve">Esto queda expuesto en las variables controlables que expresamos, donde ante la aparición de nuevas tecnologías o dispositivos, modificaríamos el producto para que se adapte a los usuarios y facilite su objetivo que </w:t>
      </w:r>
      <w:r w:rsidR="001D3196">
        <w:rPr>
          <w:lang w:val="es-AR"/>
        </w:rPr>
        <w:t>es obtener un turno para un profesional o especialidad.</w:t>
      </w:r>
    </w:p>
    <w:p w:rsidR="001D3196" w:rsidRPr="001E6512" w:rsidRDefault="001D3196" w:rsidP="00E93095">
      <w:pPr>
        <w:pStyle w:val="Heading4"/>
        <w:rPr>
          <w:lang w:val="es-AR"/>
        </w:rPr>
      </w:pPr>
      <w:r>
        <w:rPr>
          <w:lang w:val="es-AR"/>
        </w:rPr>
        <w:t>Sustitutos</w:t>
      </w:r>
    </w:p>
    <w:p w:rsidR="001D3196" w:rsidRDefault="001D3196" w:rsidP="00E93095">
      <w:pPr>
        <w:rPr>
          <w:lang w:val="es-AR"/>
        </w:rPr>
      </w:pPr>
      <w:r>
        <w:rPr>
          <w:lang w:val="es-AR"/>
        </w:rPr>
        <w:t>Como hemos mencionado anteriormente algunos sanatorios ya se encuentran en el desarrollo de un sistema integral de gestión institucional. Al ser dicho proyecto más abarcativo, y enfocado en solventar problemáticas de gestión interna, no es una competencia directa de nuestro proyecto. Pero si es un tema a tener en cuenta, ya que como hemos dicho, en caso de que los sanatorios quieran brindar una solución similar a la nuestra ya cuentan con equipos de desarrollo contratados.</w:t>
      </w:r>
    </w:p>
    <w:p w:rsidR="001D3196" w:rsidRDefault="001D3196" w:rsidP="00E93095">
      <w:pPr>
        <w:rPr>
          <w:lang w:val="es-AR"/>
        </w:rPr>
      </w:pPr>
      <w:r>
        <w:rPr>
          <w:lang w:val="es-AR"/>
        </w:rPr>
        <w:t>Pero como hemos hecho notar, al llegar primero al mercado, nosotros estableceremos los estándares a lo que obtención de turnos online se refiera; por lo tanto ellos deberán adaptarse, ya que los usuario esperaran un sistema con características y usabilidad similares al nuestro.</w:t>
      </w:r>
    </w:p>
    <w:p w:rsidR="001D3196" w:rsidRPr="001D3196" w:rsidRDefault="001D3196" w:rsidP="00E93095">
      <w:pPr>
        <w:rPr>
          <w:lang w:val="es-AR"/>
        </w:rPr>
      </w:pPr>
      <w:r>
        <w:rPr>
          <w:lang w:val="es-AR"/>
        </w:rPr>
        <w:t xml:space="preserve"> </w:t>
      </w:r>
    </w:p>
    <w:p w:rsidR="00257B24" w:rsidRPr="00EF2DE8" w:rsidRDefault="00D822A9" w:rsidP="00257B24">
      <w:pPr>
        <w:pStyle w:val="Heading1"/>
        <w:rPr>
          <w:rFonts w:eastAsia="Times New Roman"/>
          <w:lang w:val="es-AR"/>
        </w:rPr>
      </w:pPr>
      <w:bookmarkStart w:id="295" w:name="_Toc267380883"/>
      <w:r w:rsidRPr="00EF2DE8">
        <w:rPr>
          <w:rFonts w:eastAsia="Times New Roman"/>
          <w:lang w:val="es-AR"/>
        </w:rPr>
        <w:lastRenderedPageBreak/>
        <w:t>A</w:t>
      </w:r>
      <w:r w:rsidR="00257B24" w:rsidRPr="00EF2DE8">
        <w:rPr>
          <w:rFonts w:eastAsia="Times New Roman"/>
          <w:lang w:val="es-AR"/>
        </w:rPr>
        <w:t xml:space="preserve"> – Anexos</w:t>
      </w:r>
      <w:bookmarkEnd w:id="295"/>
    </w:p>
    <w:p w:rsidR="00D822A9" w:rsidRPr="00EF2DE8" w:rsidRDefault="00D822A9">
      <w:pPr>
        <w:spacing w:after="200"/>
        <w:jc w:val="left"/>
        <w:rPr>
          <w:smallCaps/>
          <w:sz w:val="28"/>
          <w:szCs w:val="28"/>
          <w:lang w:val="es-AR"/>
        </w:rPr>
      </w:pPr>
      <w:r w:rsidRPr="00EF2DE8">
        <w:rPr>
          <w:lang w:val="es-AR"/>
        </w:rPr>
        <w:br w:type="page"/>
      </w:r>
    </w:p>
    <w:p w:rsidR="00D822A9" w:rsidRPr="00EF2DE8" w:rsidRDefault="00D822A9" w:rsidP="00257B24">
      <w:pPr>
        <w:pStyle w:val="Heading2"/>
        <w:rPr>
          <w:lang w:val="es-AR"/>
        </w:rPr>
        <w:sectPr w:rsidR="00D822A9" w:rsidRPr="00EF2DE8" w:rsidSect="00AB5362">
          <w:pgSz w:w="12240" w:h="15840"/>
          <w:pgMar w:top="1440" w:right="1440" w:bottom="1440" w:left="1440" w:header="720" w:footer="576" w:gutter="0"/>
          <w:cols w:space="720"/>
          <w:docGrid w:linePitch="360"/>
        </w:sectPr>
      </w:pPr>
    </w:p>
    <w:p w:rsidR="00257B24" w:rsidRPr="00EF2DE8" w:rsidRDefault="00D822A9" w:rsidP="00257B24">
      <w:pPr>
        <w:pStyle w:val="Heading2"/>
        <w:rPr>
          <w:lang w:val="es-AR"/>
        </w:rPr>
      </w:pPr>
      <w:bookmarkStart w:id="296" w:name="_Toc267380884"/>
      <w:r w:rsidRPr="00EF2DE8">
        <w:rPr>
          <w:lang w:val="es-AR"/>
        </w:rPr>
        <w:lastRenderedPageBreak/>
        <w:t xml:space="preserve">A.1 - </w:t>
      </w:r>
      <w:r w:rsidR="00257B24" w:rsidRPr="00EF2DE8">
        <w:rPr>
          <w:lang w:val="es-AR"/>
        </w:rPr>
        <w:t>Plano CeMI</w:t>
      </w:r>
      <w:bookmarkEnd w:id="296"/>
    </w:p>
    <w:p w:rsidR="00257B24" w:rsidRPr="00EF2DE8" w:rsidRDefault="00257B24" w:rsidP="00257B24">
      <w:pPr>
        <w:rPr>
          <w:lang w:val="es-AR"/>
        </w:rPr>
      </w:pPr>
      <w:r w:rsidRPr="00E93095">
        <w:rPr>
          <w:noProof/>
          <w:lang w:bidi="ar-SA"/>
        </w:rPr>
        <w:drawing>
          <wp:inline distT="0" distB="0" distL="0" distR="0" wp14:anchorId="635DF1DF" wp14:editId="2614E722">
            <wp:extent cx="8797120" cy="41513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rot="10800000">
                      <a:off x="0" y="0"/>
                      <a:ext cx="8805941" cy="4155539"/>
                    </a:xfrm>
                    <a:prstGeom prst="rect">
                      <a:avLst/>
                    </a:prstGeom>
                  </pic:spPr>
                </pic:pic>
              </a:graphicData>
            </a:graphic>
          </wp:inline>
        </w:drawing>
      </w:r>
    </w:p>
    <w:p w:rsidR="00D822A9" w:rsidRPr="00EF2DE8" w:rsidRDefault="00D822A9" w:rsidP="00257B24">
      <w:pPr>
        <w:rPr>
          <w:lang w:val="es-AR"/>
        </w:rPr>
        <w:sectPr w:rsidR="00D822A9" w:rsidRPr="00EF2DE8" w:rsidSect="00D822A9">
          <w:pgSz w:w="15840" w:h="12240" w:orient="landscape"/>
          <w:pgMar w:top="1440" w:right="1440" w:bottom="1440" w:left="1440" w:header="720" w:footer="576" w:gutter="0"/>
          <w:cols w:space="720"/>
          <w:docGrid w:linePitch="360"/>
        </w:sectPr>
      </w:pPr>
    </w:p>
    <w:p w:rsidR="00DB6E57" w:rsidRDefault="00DB6E57" w:rsidP="00DB6E57">
      <w:pPr>
        <w:pStyle w:val="Heading2"/>
        <w:rPr>
          <w:ins w:id="297" w:author="Nombre de usuario" w:date="2010-07-20T09:06:00Z"/>
          <w:lang w:val="es-AR"/>
        </w:rPr>
        <w:pPrChange w:id="298" w:author="Nombre de usuario" w:date="2010-07-20T09:08:00Z">
          <w:pPr/>
        </w:pPrChange>
      </w:pPr>
      <w:bookmarkStart w:id="299" w:name="_Toc267380885"/>
      <w:ins w:id="300" w:author="Nombre de usuario" w:date="2010-07-20T09:06:00Z">
        <w:r>
          <w:rPr>
            <w:lang w:val="es-AR"/>
          </w:rPr>
          <w:lastRenderedPageBreak/>
          <w:t>A.2 –</w:t>
        </w:r>
        <w:bookmarkEnd w:id="299"/>
        <w:r>
          <w:rPr>
            <w:lang w:val="es-AR"/>
          </w:rPr>
          <w:t xml:space="preserve"> </w:t>
        </w:r>
      </w:ins>
    </w:p>
    <w:p w:rsidR="00DB6E57" w:rsidRDefault="00DB6E57" w:rsidP="00DB6E57">
      <w:pPr>
        <w:rPr>
          <w:ins w:id="301" w:author="Nombre de usuario" w:date="2010-07-20T09:08:00Z"/>
          <w:rFonts w:ascii="Arial" w:hAnsi="Arial" w:cs="Arial"/>
          <w:b/>
          <w:bCs/>
          <w:noProof/>
          <w:color w:val="999999"/>
          <w:sz w:val="20"/>
          <w:szCs w:val="20"/>
          <w:lang w:val="es-ES" w:bidi="ar-SA"/>
        </w:rPr>
        <w:pPrChange w:id="302" w:author="Nombre de usuario" w:date="2010-07-20T09:08:00Z">
          <w:pPr>
            <w:pStyle w:val="Heading1"/>
            <w:shd w:val="clear" w:color="auto" w:fill="FFFFFF"/>
            <w:spacing w:before="0"/>
          </w:pPr>
        </w:pPrChange>
      </w:pPr>
      <w:ins w:id="303" w:author="Nombre de usuario" w:date="2010-07-20T09:08:00Z">
        <w:r>
          <w:rPr>
            <w:lang w:val="es-ES"/>
          </w:rPr>
          <w:fldChar w:fldCharType="begin"/>
        </w:r>
        <w:r>
          <w:rPr>
            <w:lang w:val="es-ES"/>
          </w:rPr>
          <w:instrText xml:space="preserve"> HYPERLINK "</w:instrText>
        </w:r>
        <w:r w:rsidRPr="00DB6E57">
          <w:rPr>
            <w:lang w:val="es-ES"/>
            <w:rPrChange w:id="304" w:author="Nombre de usuario" w:date="2010-07-20T09:08:00Z">
              <w:rPr>
                <w:rStyle w:val="Hyperlink"/>
              </w:rPr>
            </w:rPrChange>
          </w:rPr>
          <w:instrText>http://www.ieco.clarin.com/empresas/Salud-privada-sociales-medicina-Argentina_0_148200003.html</w:instrText>
        </w:r>
        <w:r>
          <w:rPr>
            <w:lang w:val="es-ES"/>
          </w:rPr>
          <w:instrText xml:space="preserve">" </w:instrText>
        </w:r>
        <w:r>
          <w:rPr>
            <w:lang w:val="es-ES"/>
          </w:rPr>
          <w:fldChar w:fldCharType="separate"/>
        </w:r>
        <w:r w:rsidRPr="00993D06">
          <w:rPr>
            <w:rStyle w:val="Hyperlink"/>
            <w:lang w:val="es-ES"/>
            <w:rPrChange w:id="305" w:author="Nombre de usuario" w:date="2010-07-20T09:08:00Z">
              <w:rPr>
                <w:rStyle w:val="Hyperlink"/>
              </w:rPr>
            </w:rPrChange>
          </w:rPr>
          <w:t>http://www.ieco.clarin.com/empresas/Salud-privada-sociales-medicina-Argentina_0_148200003.html</w:t>
        </w:r>
        <w:r>
          <w:rPr>
            <w:lang w:val="es-ES"/>
          </w:rPr>
          <w:fldChar w:fldCharType="end"/>
        </w:r>
        <w:bookmarkStart w:id="306" w:name="_GoBack"/>
        <w:bookmarkEnd w:id="306"/>
      </w:ins>
    </w:p>
    <w:p w:rsidR="00DB6E57" w:rsidRPr="00DB6E57" w:rsidRDefault="00DB6E57" w:rsidP="00DB6E57">
      <w:pPr>
        <w:rPr>
          <w:ins w:id="307" w:author="Nombre de usuario" w:date="2010-07-20T09:07:00Z"/>
          <w:rFonts w:ascii="Arial" w:hAnsi="Arial" w:cs="Arial"/>
          <w:color w:val="999999"/>
          <w:sz w:val="20"/>
          <w:szCs w:val="20"/>
          <w:lang w:val="es-AR"/>
          <w:rPrChange w:id="308" w:author="Nombre de usuario" w:date="2010-07-20T09:08:00Z">
            <w:rPr>
              <w:ins w:id="309" w:author="Nombre de usuario" w:date="2010-07-20T09:07:00Z"/>
              <w:rFonts w:ascii="Arial" w:hAnsi="Arial" w:cs="Arial"/>
              <w:color w:val="999999"/>
              <w:sz w:val="20"/>
              <w:szCs w:val="20"/>
            </w:rPr>
          </w:rPrChange>
        </w:rPr>
        <w:pPrChange w:id="310" w:author="Nombre de usuario" w:date="2010-07-20T09:08:00Z">
          <w:pPr>
            <w:pStyle w:val="Heading1"/>
            <w:shd w:val="clear" w:color="auto" w:fill="FFFFFF"/>
            <w:spacing w:before="0"/>
          </w:pPr>
        </w:pPrChange>
      </w:pPr>
      <w:ins w:id="311" w:author="Nombre de usuario" w:date="2010-07-20T09:07:00Z">
        <w:r>
          <w:rPr>
            <w:rFonts w:ascii="Arial" w:hAnsi="Arial" w:cs="Arial"/>
            <w:b/>
            <w:bCs/>
            <w:noProof/>
            <w:color w:val="999999"/>
            <w:sz w:val="20"/>
            <w:szCs w:val="20"/>
            <w:lang w:bidi="ar-SA"/>
          </w:rPr>
          <w:drawing>
            <wp:inline distT="0" distB="0" distL="0" distR="0" wp14:anchorId="0AF3C524" wp14:editId="44DEBBFC">
              <wp:extent cx="1810385" cy="850265"/>
              <wp:effectExtent l="0" t="0" r="0" b="0"/>
              <wp:docPr id="30" name="Picture 30" descr="http://www.ieco.clarin.com/static/IECIeco/images/hd-home-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ieco.clarin.com/static/IECIeco/images/hd-home-logo.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10385" cy="850265"/>
                      </a:xfrm>
                      <a:prstGeom prst="rect">
                        <a:avLst/>
                      </a:prstGeom>
                      <a:noFill/>
                      <a:ln>
                        <a:noFill/>
                      </a:ln>
                    </pic:spPr>
                  </pic:pic>
                </a:graphicData>
              </a:graphic>
            </wp:inline>
          </w:drawing>
        </w:r>
      </w:ins>
    </w:p>
    <w:p w:rsidR="00DB6E57" w:rsidRPr="00DB6E57" w:rsidRDefault="00DB6E57" w:rsidP="00DB6E57">
      <w:pPr>
        <w:pStyle w:val="NormalWeb"/>
        <w:shd w:val="clear" w:color="auto" w:fill="FFFFFF"/>
        <w:spacing w:before="0" w:beforeAutospacing="0" w:after="0" w:afterAutospacing="0"/>
        <w:rPr>
          <w:ins w:id="312" w:author="Nombre de usuario" w:date="2010-07-20T09:07:00Z"/>
          <w:rFonts w:ascii="Arial" w:hAnsi="Arial" w:cs="Arial"/>
          <w:color w:val="999999"/>
          <w:sz w:val="20"/>
          <w:szCs w:val="20"/>
          <w:lang w:val="es-ES"/>
          <w:rPrChange w:id="313" w:author="Nombre de usuario" w:date="2010-07-20T09:07:00Z">
            <w:rPr>
              <w:ins w:id="314" w:author="Nombre de usuario" w:date="2010-07-20T09:07:00Z"/>
              <w:rFonts w:ascii="Arial" w:hAnsi="Arial" w:cs="Arial"/>
              <w:color w:val="999999"/>
              <w:sz w:val="20"/>
              <w:szCs w:val="20"/>
            </w:rPr>
          </w:rPrChange>
        </w:rPr>
      </w:pPr>
      <w:ins w:id="315" w:author="Nombre de usuario" w:date="2010-07-20T09:07:00Z">
        <w:r w:rsidRPr="00DB6E57">
          <w:rPr>
            <w:rFonts w:ascii="Arial" w:hAnsi="Arial" w:cs="Arial"/>
            <w:color w:val="999999"/>
            <w:sz w:val="20"/>
            <w:szCs w:val="20"/>
            <w:lang w:val="es-ES"/>
            <w:rPrChange w:id="316" w:author="Nombre de usuario" w:date="2010-07-20T09:07:00Z">
              <w:rPr>
                <w:rFonts w:ascii="Arial" w:hAnsi="Arial" w:cs="Arial"/>
                <w:color w:val="999999"/>
                <w:sz w:val="20"/>
                <w:szCs w:val="20"/>
              </w:rPr>
            </w:rPrChange>
          </w:rPr>
          <w:t>Domingo 11 jul 2010</w:t>
        </w:r>
      </w:ins>
    </w:p>
    <w:p w:rsidR="00DB6E57" w:rsidRPr="00DB6E57" w:rsidRDefault="00DB6E57" w:rsidP="00DB6E57">
      <w:pPr>
        <w:pStyle w:val="version"/>
        <w:shd w:val="clear" w:color="auto" w:fill="FFFFFF"/>
        <w:spacing w:before="0" w:beforeAutospacing="0" w:after="0" w:afterAutospacing="0"/>
        <w:rPr>
          <w:ins w:id="317" w:author="Nombre de usuario" w:date="2010-07-20T09:07:00Z"/>
          <w:rFonts w:ascii="Arial" w:hAnsi="Arial" w:cs="Arial"/>
          <w:color w:val="000000"/>
          <w:sz w:val="18"/>
          <w:szCs w:val="18"/>
          <w:lang w:val="es-ES"/>
          <w:rPrChange w:id="318" w:author="Nombre de usuario" w:date="2010-07-20T09:07:00Z">
            <w:rPr>
              <w:ins w:id="319" w:author="Nombre de usuario" w:date="2010-07-20T09:07:00Z"/>
              <w:rFonts w:ascii="Arial" w:hAnsi="Arial" w:cs="Arial"/>
              <w:color w:val="000000"/>
              <w:sz w:val="18"/>
              <w:szCs w:val="18"/>
            </w:rPr>
          </w:rPrChange>
        </w:rPr>
      </w:pPr>
      <w:ins w:id="320" w:author="Nombre de usuario" w:date="2010-07-20T09:07:00Z">
        <w:r w:rsidRPr="00DB6E57">
          <w:rPr>
            <w:rFonts w:ascii="Arial" w:hAnsi="Arial" w:cs="Arial"/>
            <w:color w:val="000000"/>
            <w:sz w:val="18"/>
            <w:szCs w:val="18"/>
            <w:lang w:val="es-ES"/>
            <w:rPrChange w:id="321" w:author="Nombre de usuario" w:date="2010-07-20T09:07:00Z">
              <w:rPr>
                <w:rFonts w:ascii="Arial" w:hAnsi="Arial" w:cs="Arial"/>
                <w:color w:val="000000"/>
                <w:sz w:val="18"/>
                <w:szCs w:val="18"/>
              </w:rPr>
            </w:rPrChange>
          </w:rPr>
          <w:t>Versión para imprimir</w:t>
        </w:r>
      </w:ins>
    </w:p>
    <w:p w:rsidR="00DB6E57" w:rsidRPr="00DB6E57" w:rsidRDefault="00DB6E57" w:rsidP="000D74AD">
      <w:pPr>
        <w:rPr>
          <w:ins w:id="322" w:author="Nombre de usuario" w:date="2010-07-20T09:07:00Z"/>
          <w:color w:val="919191"/>
          <w:lang w:val="es-ES"/>
          <w:rPrChange w:id="323" w:author="Nombre de usuario" w:date="2010-07-20T09:07:00Z">
            <w:rPr>
              <w:ins w:id="324" w:author="Nombre de usuario" w:date="2010-07-20T09:07:00Z"/>
              <w:rFonts w:ascii="Georgia" w:hAnsi="Georgia" w:cs="Arial"/>
              <w:caps/>
              <w:color w:val="919191"/>
              <w:sz w:val="33"/>
              <w:szCs w:val="33"/>
            </w:rPr>
          </w:rPrChange>
        </w:rPr>
        <w:pPrChange w:id="325" w:author="Nombre de usuario" w:date="2010-07-20T09:19:00Z">
          <w:pPr>
            <w:pStyle w:val="Heading3"/>
            <w:pBdr>
              <w:top w:val="single" w:sz="12" w:space="1" w:color="666666"/>
              <w:bottom w:val="single" w:sz="6" w:space="0" w:color="666666"/>
            </w:pBdr>
            <w:shd w:val="clear" w:color="auto" w:fill="FFFFFF"/>
            <w:spacing w:before="0"/>
          </w:pPr>
        </w:pPrChange>
      </w:pPr>
      <w:bookmarkStart w:id="326" w:name="_Toc267380886"/>
      <w:ins w:id="327" w:author="Nombre de usuario" w:date="2010-07-20T09:07:00Z">
        <w:r w:rsidRPr="00DB6E57">
          <w:rPr>
            <w:rStyle w:val="Emphasis"/>
            <w:rFonts w:ascii="Georgia" w:hAnsi="Georgia" w:cs="Arial"/>
            <w:b w:val="0"/>
            <w:bCs w:val="0"/>
            <w:caps/>
            <w:color w:val="014B7C"/>
            <w:sz w:val="33"/>
            <w:szCs w:val="33"/>
            <w:lang w:val="es-ES"/>
            <w:rPrChange w:id="328" w:author="Nombre de usuario" w:date="2010-07-20T09:07:00Z">
              <w:rPr>
                <w:rStyle w:val="Emphasis"/>
                <w:rFonts w:ascii="Georgia" w:hAnsi="Georgia" w:cs="Arial"/>
                <w:b w:val="0"/>
                <w:bCs w:val="0"/>
                <w:caps/>
                <w:color w:val="014B7C"/>
                <w:sz w:val="33"/>
                <w:szCs w:val="33"/>
              </w:rPr>
            </w:rPrChange>
          </w:rPr>
          <w:t>EMPRESAS Y NEGOCIOS</w:t>
        </w:r>
        <w:bookmarkEnd w:id="326"/>
      </w:ins>
    </w:p>
    <w:p w:rsidR="00DB6E57" w:rsidRPr="00DB6E57" w:rsidRDefault="00DB6E57" w:rsidP="00DB6E57">
      <w:pPr>
        <w:pStyle w:val="Heading4"/>
        <w:shd w:val="clear" w:color="auto" w:fill="FFFFFF"/>
        <w:spacing w:after="75" w:line="270" w:lineRule="atLeast"/>
        <w:rPr>
          <w:ins w:id="329" w:author="Nombre de usuario" w:date="2010-07-20T09:07:00Z"/>
          <w:rFonts w:ascii="Arial" w:hAnsi="Arial" w:cs="Arial"/>
          <w:b w:val="0"/>
          <w:bCs w:val="0"/>
          <w:caps/>
          <w:color w:val="666666"/>
          <w:sz w:val="21"/>
          <w:szCs w:val="21"/>
          <w:lang w:val="es-ES"/>
          <w:rPrChange w:id="330" w:author="Nombre de usuario" w:date="2010-07-20T09:07:00Z">
            <w:rPr>
              <w:ins w:id="331" w:author="Nombre de usuario" w:date="2010-07-20T09:07:00Z"/>
              <w:rFonts w:ascii="Arial" w:hAnsi="Arial" w:cs="Arial"/>
              <w:b w:val="0"/>
              <w:bCs w:val="0"/>
              <w:caps/>
              <w:color w:val="666666"/>
              <w:sz w:val="21"/>
              <w:szCs w:val="21"/>
            </w:rPr>
          </w:rPrChange>
        </w:rPr>
      </w:pPr>
      <w:ins w:id="332" w:author="Nombre de usuario" w:date="2010-07-20T09:07:00Z">
        <w:r w:rsidRPr="00DB6E57">
          <w:rPr>
            <w:rFonts w:ascii="Arial" w:hAnsi="Arial" w:cs="Arial"/>
            <w:b w:val="0"/>
            <w:bCs w:val="0"/>
            <w:caps/>
            <w:color w:val="666666"/>
            <w:sz w:val="21"/>
            <w:szCs w:val="21"/>
            <w:lang w:val="es-ES"/>
            <w:rPrChange w:id="333" w:author="Nombre de usuario" w:date="2010-07-20T09:07:00Z">
              <w:rPr>
                <w:rFonts w:ascii="Arial" w:hAnsi="Arial" w:cs="Arial"/>
                <w:b w:val="0"/>
                <w:bCs w:val="0"/>
                <w:caps/>
                <w:color w:val="666666"/>
                <w:sz w:val="21"/>
                <w:szCs w:val="21"/>
              </w:rPr>
            </w:rPrChange>
          </w:rPr>
          <w:t>SALUD</w:t>
        </w:r>
      </w:ins>
    </w:p>
    <w:p w:rsidR="00DB6E57" w:rsidRPr="00DB6E57" w:rsidRDefault="00DB6E57" w:rsidP="00DB6E57">
      <w:pPr>
        <w:pStyle w:val="Heading2"/>
        <w:shd w:val="clear" w:color="auto" w:fill="FFFFFF"/>
        <w:spacing w:before="0" w:after="150" w:line="675" w:lineRule="atLeast"/>
        <w:rPr>
          <w:ins w:id="334" w:author="Nombre de usuario" w:date="2010-07-20T09:07:00Z"/>
          <w:rFonts w:ascii="Georgia" w:hAnsi="Georgia" w:cs="Arial"/>
          <w:b/>
          <w:bCs/>
          <w:color w:val="000000"/>
          <w:spacing w:val="-5"/>
          <w:sz w:val="62"/>
          <w:szCs w:val="62"/>
          <w:lang w:val="es-ES"/>
          <w:rPrChange w:id="335" w:author="Nombre de usuario" w:date="2010-07-20T09:07:00Z">
            <w:rPr>
              <w:ins w:id="336" w:author="Nombre de usuario" w:date="2010-07-20T09:07:00Z"/>
              <w:rFonts w:ascii="Georgia" w:hAnsi="Georgia" w:cs="Arial"/>
              <w:b/>
              <w:bCs/>
              <w:color w:val="000000"/>
              <w:spacing w:val="-5"/>
              <w:sz w:val="62"/>
              <w:szCs w:val="62"/>
            </w:rPr>
          </w:rPrChange>
        </w:rPr>
      </w:pPr>
      <w:bookmarkStart w:id="337" w:name="_Toc267380887"/>
      <w:ins w:id="338" w:author="Nombre de usuario" w:date="2010-07-20T09:07:00Z">
        <w:r w:rsidRPr="00DB6E57">
          <w:rPr>
            <w:rFonts w:ascii="Georgia" w:hAnsi="Georgia" w:cs="Arial"/>
            <w:b/>
            <w:bCs/>
            <w:color w:val="000000"/>
            <w:spacing w:val="-5"/>
            <w:sz w:val="62"/>
            <w:szCs w:val="62"/>
            <w:lang w:val="es-ES"/>
            <w:rPrChange w:id="339" w:author="Nombre de usuario" w:date="2010-07-20T09:07:00Z">
              <w:rPr>
                <w:rFonts w:ascii="Georgia" w:hAnsi="Georgia" w:cs="Arial"/>
                <w:b/>
                <w:bCs/>
                <w:color w:val="000000"/>
                <w:spacing w:val="-5"/>
                <w:sz w:val="62"/>
                <w:szCs w:val="62"/>
              </w:rPr>
            </w:rPrChange>
          </w:rPr>
          <w:t>Salud privada: obras sociales y medicina prepaga en Argentina</w:t>
        </w:r>
        <w:bookmarkEnd w:id="337"/>
      </w:ins>
    </w:p>
    <w:p w:rsidR="00DB6E57" w:rsidRPr="00DB6E57" w:rsidRDefault="00DB6E57" w:rsidP="00DB6E57">
      <w:pPr>
        <w:pStyle w:val="NormalWeb"/>
        <w:shd w:val="clear" w:color="auto" w:fill="FFFFFF"/>
        <w:spacing w:before="0" w:beforeAutospacing="0" w:after="0" w:afterAutospacing="0"/>
        <w:rPr>
          <w:ins w:id="340" w:author="Nombre de usuario" w:date="2010-07-20T09:07:00Z"/>
          <w:rFonts w:ascii="Arial" w:hAnsi="Arial" w:cs="Arial"/>
          <w:color w:val="000000"/>
          <w:sz w:val="20"/>
          <w:szCs w:val="20"/>
          <w:lang w:val="es-ES"/>
          <w:rPrChange w:id="341" w:author="Nombre de usuario" w:date="2010-07-20T09:07:00Z">
            <w:rPr>
              <w:ins w:id="342" w:author="Nombre de usuario" w:date="2010-07-20T09:07:00Z"/>
              <w:rFonts w:ascii="Arial" w:hAnsi="Arial" w:cs="Arial"/>
              <w:color w:val="000000"/>
              <w:sz w:val="20"/>
              <w:szCs w:val="20"/>
            </w:rPr>
          </w:rPrChange>
        </w:rPr>
      </w:pPr>
      <w:ins w:id="343" w:author="Nombre de usuario" w:date="2010-07-20T09:07:00Z">
        <w:r w:rsidRPr="00DB6E57">
          <w:rPr>
            <w:rStyle w:val="st48"/>
            <w:rFonts w:ascii="Arial" w:hAnsi="Arial" w:cs="Arial"/>
            <w:color w:val="000000"/>
            <w:lang w:val="es-ES"/>
            <w:rPrChange w:id="344" w:author="Nombre de usuario" w:date="2010-07-20T09:07:00Z">
              <w:rPr>
                <w:rStyle w:val="st48"/>
                <w:rFonts w:ascii="Arial" w:hAnsi="Arial" w:cs="Arial"/>
                <w:color w:val="000000"/>
              </w:rPr>
            </w:rPrChange>
          </w:rPr>
          <w:t>A diferencia de los países desarrollados, el sector privado de salud crece. Un sistema único con beneficios, costos y omisiones.</w:t>
        </w:r>
      </w:ins>
    </w:p>
    <w:p w:rsidR="00DB6E57" w:rsidRPr="00DB6E57" w:rsidRDefault="00DB6E57" w:rsidP="00DB6E57">
      <w:pPr>
        <w:shd w:val="clear" w:color="auto" w:fill="FFFFFF"/>
        <w:spacing w:line="180" w:lineRule="atLeast"/>
        <w:rPr>
          <w:ins w:id="345" w:author="Nombre de usuario" w:date="2010-07-20T09:07:00Z"/>
          <w:rFonts w:ascii="Arial" w:hAnsi="Arial" w:cs="Arial"/>
          <w:color w:val="666666"/>
          <w:sz w:val="18"/>
          <w:szCs w:val="18"/>
          <w:lang w:val="es-ES"/>
          <w:rPrChange w:id="346" w:author="Nombre de usuario" w:date="2010-07-20T09:07:00Z">
            <w:rPr>
              <w:ins w:id="347" w:author="Nombre de usuario" w:date="2010-07-20T09:07:00Z"/>
              <w:rFonts w:ascii="Arial" w:hAnsi="Arial" w:cs="Arial"/>
              <w:color w:val="666666"/>
              <w:sz w:val="18"/>
              <w:szCs w:val="18"/>
            </w:rPr>
          </w:rPrChange>
        </w:rPr>
      </w:pPr>
      <w:ins w:id="348" w:author="Nombre de usuario" w:date="2010-07-20T09:07:00Z">
        <w:r w:rsidRPr="00DB6E57">
          <w:rPr>
            <w:rFonts w:ascii="Arial" w:hAnsi="Arial" w:cs="Arial"/>
            <w:color w:val="666666"/>
            <w:sz w:val="18"/>
            <w:szCs w:val="18"/>
            <w:lang w:val="es-ES"/>
            <w:rPrChange w:id="349" w:author="Nombre de usuario" w:date="2010-07-20T09:07:00Z">
              <w:rPr>
                <w:rFonts w:ascii="Arial" w:hAnsi="Arial" w:cs="Arial"/>
                <w:color w:val="666666"/>
                <w:sz w:val="18"/>
                <w:szCs w:val="18"/>
              </w:rPr>
            </w:rPrChange>
          </w:rPr>
          <w:t>Por</w:t>
        </w:r>
        <w:r w:rsidRPr="00DB6E57">
          <w:rPr>
            <w:rStyle w:val="Emphasis"/>
            <w:rFonts w:ascii="Arial" w:hAnsi="Arial" w:cs="Arial"/>
            <w:caps/>
            <w:color w:val="003366"/>
            <w:sz w:val="18"/>
            <w:szCs w:val="18"/>
            <w:lang w:val="es-ES"/>
            <w:rPrChange w:id="350" w:author="Nombre de usuario" w:date="2010-07-20T09:07:00Z">
              <w:rPr>
                <w:rStyle w:val="Emphasis"/>
                <w:rFonts w:ascii="Arial" w:hAnsi="Arial" w:cs="Arial"/>
                <w:caps/>
                <w:color w:val="003366"/>
                <w:sz w:val="18"/>
                <w:szCs w:val="18"/>
              </w:rPr>
            </w:rPrChange>
          </w:rPr>
          <w:t>ANAHÍ ABELEDO</w:t>
        </w:r>
      </w:ins>
    </w:p>
    <w:p w:rsidR="00DB6E57" w:rsidRPr="00DB6E57" w:rsidRDefault="00DB6E57" w:rsidP="00DB6E57">
      <w:pPr>
        <w:shd w:val="clear" w:color="auto" w:fill="FFFFFF"/>
        <w:spacing w:line="180" w:lineRule="atLeast"/>
        <w:ind w:left="720"/>
        <w:rPr>
          <w:ins w:id="351" w:author="Nombre de usuario" w:date="2010-07-20T09:07:00Z"/>
          <w:rFonts w:ascii="Arial" w:hAnsi="Arial" w:cs="Arial"/>
          <w:color w:val="666666"/>
          <w:sz w:val="18"/>
          <w:szCs w:val="18"/>
          <w:lang w:val="es-ES"/>
          <w:rPrChange w:id="352" w:author="Nombre de usuario" w:date="2010-07-20T09:07:00Z">
            <w:rPr>
              <w:ins w:id="353" w:author="Nombre de usuario" w:date="2010-07-20T09:07:00Z"/>
              <w:rFonts w:ascii="Arial" w:hAnsi="Arial" w:cs="Arial"/>
              <w:color w:val="666666"/>
              <w:sz w:val="18"/>
              <w:szCs w:val="18"/>
            </w:rPr>
          </w:rPrChange>
        </w:rPr>
      </w:pPr>
      <w:ins w:id="354" w:author="Nombre de usuario" w:date="2010-07-20T09:07:00Z">
        <w:r w:rsidRPr="00DB6E57">
          <w:rPr>
            <w:rFonts w:ascii="Arial" w:hAnsi="Arial" w:cs="Arial"/>
            <w:color w:val="666666"/>
            <w:sz w:val="18"/>
            <w:szCs w:val="18"/>
            <w:lang w:val="es-ES"/>
            <w:rPrChange w:id="355" w:author="Nombre de usuario" w:date="2010-07-20T09:07:00Z">
              <w:rPr>
                <w:rFonts w:ascii="Arial" w:hAnsi="Arial" w:cs="Arial"/>
                <w:color w:val="666666"/>
                <w:sz w:val="18"/>
                <w:szCs w:val="18"/>
              </w:rPr>
            </w:rPrChange>
          </w:rPr>
          <w:t>ESPECIAL PARA CLARIN</w:t>
        </w:r>
      </w:ins>
    </w:p>
    <w:p w:rsidR="00DB6E57" w:rsidRDefault="00DB6E57" w:rsidP="00DB6E57">
      <w:pPr>
        <w:pStyle w:val="NormalWeb"/>
        <w:shd w:val="clear" w:color="auto" w:fill="FFFFFF"/>
        <w:spacing w:before="0" w:beforeAutospacing="0" w:after="0" w:afterAutospacing="0" w:line="285" w:lineRule="atLeast"/>
        <w:rPr>
          <w:ins w:id="356" w:author="Nombre de usuario" w:date="2010-07-20T09:08:00Z"/>
          <w:rFonts w:ascii="Arial" w:hAnsi="Arial" w:cs="Arial"/>
          <w:color w:val="333333"/>
          <w:sz w:val="17"/>
          <w:szCs w:val="17"/>
          <w:lang w:val="es-ES"/>
        </w:rPr>
        <w:pPrChange w:id="357" w:author="Nombre de usuario" w:date="2010-07-20T09:07:00Z">
          <w:pPr>
            <w:numPr>
              <w:numId w:val="35"/>
            </w:numPr>
            <w:pBdr>
              <w:left w:val="single" w:sz="6" w:space="6" w:color="999999"/>
            </w:pBdr>
            <w:shd w:val="clear" w:color="auto" w:fill="FFFFFF"/>
            <w:tabs>
              <w:tab w:val="num" w:pos="720"/>
            </w:tabs>
            <w:spacing w:after="0" w:line="240" w:lineRule="atLeast"/>
            <w:ind w:hanging="360"/>
            <w:jc w:val="left"/>
          </w:pPr>
        </w:pPrChange>
      </w:pPr>
      <w:ins w:id="358" w:author="Nombre de usuario" w:date="2010-07-20T09:07:00Z">
        <w:r w:rsidRPr="00DB6E57">
          <w:rPr>
            <w:rStyle w:val="st3391"/>
            <w:rFonts w:ascii="Arial" w:hAnsi="Arial" w:cs="Arial"/>
            <w:color w:val="333333"/>
            <w:sz w:val="21"/>
            <w:szCs w:val="21"/>
            <w:lang w:val="es-ES"/>
            <w:rPrChange w:id="359" w:author="Nombre de usuario" w:date="2010-07-20T09:07:00Z">
              <w:rPr>
                <w:rStyle w:val="st3391"/>
                <w:rFonts w:ascii="Arial" w:hAnsi="Arial" w:cs="Arial"/>
                <w:color w:val="333333"/>
                <w:sz w:val="21"/>
                <w:szCs w:val="21"/>
              </w:rPr>
            </w:rPrChange>
          </w:rPr>
          <w:t>A</w:t>
        </w:r>
        <w:r w:rsidRPr="00DB6E57">
          <w:rPr>
            <w:rStyle w:val="apple-converted-space"/>
            <w:rFonts w:ascii="Arial" w:hAnsi="Arial" w:cs="Arial"/>
            <w:color w:val="333333"/>
            <w:sz w:val="21"/>
            <w:szCs w:val="21"/>
            <w:lang w:val="es-ES"/>
            <w:rPrChange w:id="360" w:author="Nombre de usuario" w:date="2010-07-20T09:07:00Z">
              <w:rPr>
                <w:rStyle w:val="apple-converted-space"/>
                <w:rFonts w:ascii="Arial" w:hAnsi="Arial" w:cs="Arial"/>
                <w:color w:val="333333"/>
                <w:sz w:val="21"/>
                <w:szCs w:val="21"/>
              </w:rPr>
            </w:rPrChange>
          </w:rPr>
          <w:t> </w:t>
        </w:r>
        <w:r w:rsidRPr="00DB6E57">
          <w:rPr>
            <w:rStyle w:val="st5"/>
            <w:rFonts w:ascii="Arial" w:hAnsi="Arial" w:cs="Arial"/>
            <w:color w:val="333333"/>
            <w:sz w:val="21"/>
            <w:szCs w:val="21"/>
            <w:lang w:val="es-ES"/>
            <w:rPrChange w:id="361" w:author="Nombre de usuario" w:date="2010-07-20T09:07:00Z">
              <w:rPr>
                <w:rStyle w:val="st5"/>
                <w:rFonts w:ascii="Arial" w:hAnsi="Arial" w:cs="Arial"/>
                <w:color w:val="333333"/>
                <w:sz w:val="21"/>
                <w:szCs w:val="21"/>
              </w:rPr>
            </w:rPrChange>
          </w:rPr>
          <w:t>contramano de la tendencia en los países más desarrollados, en la Argentina el sector privado de la salud crece sin prisa, pero sin pausa, en la captación de nuevos afiliados de la mano de las obras sociales, que actúan como principales financiadores y socios directos en muchos casos de las entidades prestadoras de servicios médicos.</w:t>
        </w:r>
        <w:r w:rsidRPr="00DB6E57">
          <w:rPr>
            <w:rStyle w:val="apple-converted-space"/>
            <w:rFonts w:ascii="Arial" w:hAnsi="Arial" w:cs="Arial"/>
            <w:color w:val="333333"/>
            <w:sz w:val="21"/>
            <w:szCs w:val="21"/>
            <w:lang w:val="es-ES"/>
            <w:rPrChange w:id="362" w:author="Nombre de usuario" w:date="2010-07-20T09:07: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363" w:author="Nombre de usuario" w:date="2010-07-20T09:07:00Z">
              <w:rPr>
                <w:rFonts w:ascii="Arial" w:hAnsi="Arial" w:cs="Arial"/>
                <w:color w:val="333333"/>
                <w:sz w:val="21"/>
                <w:szCs w:val="21"/>
              </w:rPr>
            </w:rPrChange>
          </w:rPr>
          <w:br/>
        </w:r>
        <w:r w:rsidRPr="00DB6E57">
          <w:rPr>
            <w:rFonts w:ascii="Arial" w:hAnsi="Arial" w:cs="Arial"/>
            <w:color w:val="333333"/>
            <w:sz w:val="21"/>
            <w:szCs w:val="21"/>
            <w:lang w:val="es-ES"/>
            <w:rPrChange w:id="364" w:author="Nombre de usuario" w:date="2010-07-20T09:07:00Z">
              <w:rPr>
                <w:rFonts w:ascii="Arial" w:hAnsi="Arial" w:cs="Arial"/>
                <w:color w:val="333333"/>
                <w:sz w:val="21"/>
                <w:szCs w:val="21"/>
              </w:rPr>
            </w:rPrChange>
          </w:rPr>
          <w:br/>
        </w:r>
        <w:r w:rsidRPr="00DB6E57">
          <w:rPr>
            <w:rStyle w:val="st5"/>
            <w:rFonts w:ascii="Arial" w:hAnsi="Arial" w:cs="Arial"/>
            <w:color w:val="333333"/>
            <w:sz w:val="21"/>
            <w:szCs w:val="21"/>
            <w:lang w:val="es-ES"/>
            <w:rPrChange w:id="365" w:author="Nombre de usuario" w:date="2010-07-20T09:07:00Z">
              <w:rPr>
                <w:rStyle w:val="st5"/>
                <w:rFonts w:ascii="Arial" w:hAnsi="Arial" w:cs="Arial"/>
                <w:color w:val="333333"/>
                <w:sz w:val="21"/>
                <w:szCs w:val="21"/>
              </w:rPr>
            </w:rPrChange>
          </w:rPr>
          <w:t>Pese a la expansión, el sector arrastra quejas y cuestionamientos hacia el sistema integral de salud argentino. Mientras el retraso en las tarifas (actualmente bajo control de la Secretaría de Comercio Interior) es el reclamo coyuntural más escuchado, el Programa Médico Obligatorio (PMO) es el blanco estratégico hacia donde se disparan las críticas.</w:t>
        </w:r>
        <w:r w:rsidRPr="00DB6E57">
          <w:rPr>
            <w:rStyle w:val="apple-converted-space"/>
            <w:rFonts w:ascii="Arial" w:hAnsi="Arial" w:cs="Arial"/>
            <w:color w:val="333333"/>
            <w:sz w:val="21"/>
            <w:szCs w:val="21"/>
            <w:lang w:val="es-ES"/>
            <w:rPrChange w:id="366" w:author="Nombre de usuario" w:date="2010-07-20T09:07: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367" w:author="Nombre de usuario" w:date="2010-07-20T09:07:00Z">
              <w:rPr>
                <w:rFonts w:ascii="Arial" w:hAnsi="Arial" w:cs="Arial"/>
                <w:color w:val="333333"/>
                <w:sz w:val="21"/>
                <w:szCs w:val="21"/>
              </w:rPr>
            </w:rPrChange>
          </w:rPr>
          <w:br/>
        </w:r>
        <w:r w:rsidRPr="00DB6E57">
          <w:rPr>
            <w:rFonts w:ascii="Arial" w:hAnsi="Arial" w:cs="Arial"/>
            <w:color w:val="333333"/>
            <w:sz w:val="21"/>
            <w:szCs w:val="21"/>
            <w:lang w:val="es-ES"/>
            <w:rPrChange w:id="368" w:author="Nombre de usuario" w:date="2010-07-20T09:07:00Z">
              <w:rPr>
                <w:rFonts w:ascii="Arial" w:hAnsi="Arial" w:cs="Arial"/>
                <w:color w:val="333333"/>
                <w:sz w:val="21"/>
                <w:szCs w:val="21"/>
              </w:rPr>
            </w:rPrChange>
          </w:rPr>
          <w:br/>
        </w:r>
        <w:r w:rsidRPr="00DB6E57">
          <w:rPr>
            <w:rStyle w:val="st5"/>
            <w:rFonts w:ascii="Arial" w:hAnsi="Arial" w:cs="Arial"/>
            <w:color w:val="333333"/>
            <w:sz w:val="21"/>
            <w:szCs w:val="21"/>
            <w:lang w:val="es-ES"/>
            <w:rPrChange w:id="369" w:author="Nombre de usuario" w:date="2010-07-20T09:07:00Z">
              <w:rPr>
                <w:rStyle w:val="st5"/>
                <w:rFonts w:ascii="Arial" w:hAnsi="Arial" w:cs="Arial"/>
                <w:color w:val="333333"/>
                <w:sz w:val="21"/>
                <w:szCs w:val="21"/>
              </w:rPr>
            </w:rPrChange>
          </w:rPr>
          <w:t>El sector privado de la salud local enlaza tres subsistemas. El mayor de ellos es el de las obras sociales sindicales nacionales y provinciales, con 14.513.956 y 6.291.186 afiliados, respectivamente, entre las cuales manejaron durante 2009 la cifra de $29.072 millones. Por otra parte el PAMI, siempre con los datos de 2009, atendió a 4.065.000 beneficiarios, jubilados y pensionados y movió $9.181 millones.</w:t>
        </w:r>
        <w:r w:rsidRPr="00DB6E57">
          <w:rPr>
            <w:rStyle w:val="apple-converted-space"/>
            <w:rFonts w:ascii="Arial" w:hAnsi="Arial" w:cs="Arial"/>
            <w:color w:val="333333"/>
            <w:sz w:val="21"/>
            <w:szCs w:val="21"/>
            <w:lang w:val="es-ES"/>
            <w:rPrChange w:id="370" w:author="Nombre de usuario" w:date="2010-07-20T09:07: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371" w:author="Nombre de usuario" w:date="2010-07-20T09:07:00Z">
              <w:rPr>
                <w:rFonts w:ascii="Arial" w:hAnsi="Arial" w:cs="Arial"/>
                <w:color w:val="333333"/>
                <w:sz w:val="21"/>
                <w:szCs w:val="21"/>
              </w:rPr>
            </w:rPrChange>
          </w:rPr>
          <w:br/>
        </w:r>
        <w:r w:rsidRPr="00DB6E57">
          <w:rPr>
            <w:rFonts w:ascii="Arial" w:hAnsi="Arial" w:cs="Arial"/>
            <w:color w:val="333333"/>
            <w:sz w:val="21"/>
            <w:szCs w:val="21"/>
            <w:lang w:val="es-ES"/>
            <w:rPrChange w:id="372" w:author="Nombre de usuario" w:date="2010-07-20T09:07:00Z">
              <w:rPr>
                <w:rFonts w:ascii="Arial" w:hAnsi="Arial" w:cs="Arial"/>
                <w:color w:val="333333"/>
                <w:sz w:val="21"/>
                <w:szCs w:val="21"/>
              </w:rPr>
            </w:rPrChange>
          </w:rPr>
          <w:br/>
        </w:r>
        <w:r w:rsidRPr="00DB6E57">
          <w:rPr>
            <w:rStyle w:val="st5"/>
            <w:rFonts w:ascii="Arial" w:hAnsi="Arial" w:cs="Arial"/>
            <w:color w:val="333333"/>
            <w:sz w:val="21"/>
            <w:szCs w:val="21"/>
            <w:lang w:val="es-ES"/>
            <w:rPrChange w:id="373" w:author="Nombre de usuario" w:date="2010-07-20T09:07:00Z">
              <w:rPr>
                <w:rStyle w:val="st5"/>
                <w:rFonts w:ascii="Arial" w:hAnsi="Arial" w:cs="Arial"/>
                <w:color w:val="333333"/>
                <w:sz w:val="21"/>
                <w:szCs w:val="21"/>
              </w:rPr>
            </w:rPrChange>
          </w:rPr>
          <w:t xml:space="preserve">En tanto, el subsistema privado propiamente dicho (donde se admiten los "fines de lucro" a </w:t>
        </w:r>
        <w:r w:rsidRPr="00DB6E57">
          <w:rPr>
            <w:rStyle w:val="st5"/>
            <w:rFonts w:ascii="Arial" w:hAnsi="Arial" w:cs="Arial"/>
            <w:color w:val="333333"/>
            <w:sz w:val="21"/>
            <w:szCs w:val="21"/>
            <w:lang w:val="es-ES"/>
            <w:rPrChange w:id="374" w:author="Nombre de usuario" w:date="2010-07-20T09:07:00Z">
              <w:rPr>
                <w:rStyle w:val="st5"/>
                <w:rFonts w:ascii="Arial" w:hAnsi="Arial" w:cs="Arial"/>
                <w:color w:val="333333"/>
                <w:sz w:val="21"/>
                <w:szCs w:val="21"/>
              </w:rPr>
            </w:rPrChange>
          </w:rPr>
          <w:lastRenderedPageBreak/>
          <w:t>diferencia de los dos subsistemas anteriores), ofrecido por empresas de medicina prepaga o sanatorios, clínicas u hospitales de comunidades de modo directo, cubre a 4.600.000 personas de poder adquisitivo medio o alto que gastaron en 2009 $12.807 millones.</w:t>
        </w:r>
        <w:r w:rsidRPr="00DB6E57">
          <w:rPr>
            <w:rStyle w:val="apple-converted-space"/>
            <w:rFonts w:ascii="Arial" w:hAnsi="Arial" w:cs="Arial"/>
            <w:color w:val="333333"/>
            <w:sz w:val="21"/>
            <w:szCs w:val="21"/>
            <w:lang w:val="es-ES"/>
            <w:rPrChange w:id="375" w:author="Nombre de usuario" w:date="2010-07-20T09:07: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376" w:author="Nombre de usuario" w:date="2010-07-20T09:07:00Z">
              <w:rPr>
                <w:rFonts w:ascii="Arial" w:hAnsi="Arial" w:cs="Arial"/>
                <w:color w:val="333333"/>
                <w:sz w:val="21"/>
                <w:szCs w:val="21"/>
              </w:rPr>
            </w:rPrChange>
          </w:rPr>
          <w:br/>
        </w:r>
        <w:r w:rsidRPr="00DB6E57">
          <w:rPr>
            <w:rFonts w:ascii="Arial" w:hAnsi="Arial" w:cs="Arial"/>
            <w:color w:val="333333"/>
            <w:sz w:val="21"/>
            <w:szCs w:val="21"/>
            <w:lang w:val="es-ES"/>
            <w:rPrChange w:id="377" w:author="Nombre de usuario" w:date="2010-07-20T09:07:00Z">
              <w:rPr>
                <w:rFonts w:ascii="Arial" w:hAnsi="Arial" w:cs="Arial"/>
                <w:color w:val="333333"/>
                <w:sz w:val="21"/>
                <w:szCs w:val="21"/>
              </w:rPr>
            </w:rPrChange>
          </w:rPr>
          <w:br/>
        </w:r>
        <w:r w:rsidRPr="00DB6E57">
          <w:rPr>
            <w:rStyle w:val="st5"/>
            <w:rFonts w:ascii="Arial" w:hAnsi="Arial" w:cs="Arial"/>
            <w:color w:val="333333"/>
            <w:sz w:val="21"/>
            <w:szCs w:val="21"/>
            <w:lang w:val="es-ES"/>
            <w:rPrChange w:id="378" w:author="Nombre de usuario" w:date="2010-07-20T09:07:00Z">
              <w:rPr>
                <w:rStyle w:val="st5"/>
                <w:rFonts w:ascii="Arial" w:hAnsi="Arial" w:cs="Arial"/>
                <w:color w:val="333333"/>
                <w:sz w:val="21"/>
                <w:szCs w:val="21"/>
              </w:rPr>
            </w:rPrChange>
          </w:rPr>
          <w:t>Los datos corresponden al informe 2010 de la consultora de mercado Key Market sobre el gasto de salud en la Argentina. Allí se detalla que alrededor del 65% se encuentra en la Capital Federal, Gran Buenos Aires y las principales ciudades del país: Rosario, Santa Fe, Córdoba y Mendoza.</w:t>
        </w:r>
        <w:r w:rsidRPr="00DB6E57">
          <w:rPr>
            <w:rStyle w:val="apple-converted-space"/>
            <w:rFonts w:ascii="Arial" w:hAnsi="Arial" w:cs="Arial"/>
            <w:color w:val="333333"/>
            <w:sz w:val="21"/>
            <w:szCs w:val="21"/>
            <w:lang w:val="es-ES"/>
            <w:rPrChange w:id="379" w:author="Nombre de usuario" w:date="2010-07-20T09:07: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380" w:author="Nombre de usuario" w:date="2010-07-20T09:07:00Z">
              <w:rPr>
                <w:rFonts w:ascii="Arial" w:hAnsi="Arial" w:cs="Arial"/>
                <w:color w:val="333333"/>
                <w:sz w:val="21"/>
                <w:szCs w:val="21"/>
              </w:rPr>
            </w:rPrChange>
          </w:rPr>
          <w:br/>
        </w:r>
        <w:r w:rsidRPr="00DB6E57">
          <w:rPr>
            <w:rFonts w:ascii="Arial" w:hAnsi="Arial" w:cs="Arial"/>
            <w:color w:val="333333"/>
            <w:sz w:val="21"/>
            <w:szCs w:val="21"/>
            <w:lang w:val="es-ES"/>
            <w:rPrChange w:id="381" w:author="Nombre de usuario" w:date="2010-07-20T09:07:00Z">
              <w:rPr>
                <w:rFonts w:ascii="Arial" w:hAnsi="Arial" w:cs="Arial"/>
                <w:color w:val="333333"/>
                <w:sz w:val="21"/>
                <w:szCs w:val="21"/>
              </w:rPr>
            </w:rPrChange>
          </w:rPr>
          <w:br/>
        </w:r>
        <w:r w:rsidRPr="00DB6E57">
          <w:rPr>
            <w:rStyle w:val="st5"/>
            <w:rFonts w:ascii="Arial" w:hAnsi="Arial" w:cs="Arial"/>
            <w:color w:val="333333"/>
            <w:sz w:val="21"/>
            <w:szCs w:val="21"/>
            <w:lang w:val="es-ES"/>
            <w:rPrChange w:id="382" w:author="Nombre de usuario" w:date="2010-07-20T09:07:00Z">
              <w:rPr>
                <w:rStyle w:val="st5"/>
                <w:rFonts w:ascii="Arial" w:hAnsi="Arial" w:cs="Arial"/>
                <w:color w:val="333333"/>
                <w:sz w:val="21"/>
                <w:szCs w:val="21"/>
              </w:rPr>
            </w:rPrChange>
          </w:rPr>
          <w:t>Para poner en el contexto las cifras, vale decir que el gasto total del país en salud fue de $102.000 millones y que más de 17 millones de personas, el 43% de la población, queda fuera de las coberturas mencionadas anteriormente y dentro de la atención pública (hospitales estatales), que manejó sólo el 28% del total de los recursos. En 2007 ese porcentaje era aún mayor, un 45%, lo que indica el avance del sector privado, especialmente a través de la afiliación a obras sociales.</w:t>
        </w:r>
        <w:r w:rsidRPr="00DB6E57">
          <w:rPr>
            <w:rStyle w:val="apple-converted-space"/>
            <w:rFonts w:ascii="Arial" w:hAnsi="Arial" w:cs="Arial"/>
            <w:color w:val="333333"/>
            <w:sz w:val="21"/>
            <w:szCs w:val="21"/>
            <w:lang w:val="es-ES"/>
            <w:rPrChange w:id="383" w:author="Nombre de usuario" w:date="2010-07-20T09:07:00Z">
              <w:rPr>
                <w:rStyle w:val="apple-converted-space"/>
                <w:rFonts w:ascii="Arial" w:hAnsi="Arial" w:cs="Arial"/>
                <w:color w:val="333333"/>
                <w:sz w:val="21"/>
                <w:szCs w:val="21"/>
              </w:rPr>
            </w:rPrChange>
          </w:rPr>
          <w:t> </w:t>
        </w:r>
        <w:r w:rsidR="000D74AD">
          <w:rPr>
            <w:rFonts w:ascii="Arial" w:hAnsi="Arial" w:cs="Arial"/>
            <w:color w:val="333333"/>
            <w:sz w:val="21"/>
            <w:szCs w:val="21"/>
            <w:lang w:val="es-ES"/>
            <w:rPrChange w:id="384" w:author="Nombre de usuario" w:date="2010-07-20T09:07:00Z">
              <w:rPr>
                <w:rFonts w:ascii="Arial" w:hAnsi="Arial" w:cs="Arial"/>
                <w:color w:val="333333"/>
                <w:sz w:val="21"/>
                <w:szCs w:val="21"/>
                <w:lang w:val="es-ES"/>
              </w:rPr>
            </w:rPrChange>
          </w:rPr>
          <w:br/>
        </w:r>
        <w:r w:rsidRPr="00DB6E57">
          <w:rPr>
            <w:rFonts w:ascii="Arial" w:hAnsi="Arial" w:cs="Arial"/>
            <w:color w:val="333333"/>
            <w:sz w:val="21"/>
            <w:szCs w:val="21"/>
            <w:lang w:val="es-ES"/>
            <w:rPrChange w:id="385" w:author="Nombre de usuario" w:date="2010-07-20T09:07:00Z">
              <w:rPr>
                <w:rFonts w:ascii="Arial" w:hAnsi="Arial" w:cs="Arial"/>
                <w:color w:val="333333"/>
                <w:sz w:val="21"/>
                <w:szCs w:val="21"/>
              </w:rPr>
            </w:rPrChange>
          </w:rPr>
          <w:br/>
        </w:r>
        <w:r w:rsidRPr="00DB6E57">
          <w:rPr>
            <w:rStyle w:val="Strong"/>
            <w:rFonts w:ascii="Arial" w:hAnsi="Arial" w:cs="Arial"/>
            <w:color w:val="333333"/>
            <w:sz w:val="21"/>
            <w:szCs w:val="21"/>
            <w:lang w:val="es-ES"/>
            <w:rPrChange w:id="386" w:author="Nombre de usuario" w:date="2010-07-20T09:07:00Z">
              <w:rPr>
                <w:rStyle w:val="Strong"/>
                <w:rFonts w:ascii="Arial" w:hAnsi="Arial" w:cs="Arial"/>
                <w:color w:val="333333"/>
                <w:sz w:val="21"/>
                <w:szCs w:val="21"/>
              </w:rPr>
            </w:rPrChange>
          </w:rPr>
          <w:t>Planes: aumentos y retrasos</w:t>
        </w:r>
        <w:r w:rsidRPr="00DB6E57">
          <w:rPr>
            <w:rStyle w:val="apple-converted-space"/>
            <w:rFonts w:ascii="Arial" w:hAnsi="Arial" w:cs="Arial"/>
            <w:color w:val="333333"/>
            <w:sz w:val="21"/>
            <w:szCs w:val="21"/>
            <w:lang w:val="es-ES"/>
            <w:rPrChange w:id="387" w:author="Nombre de usuario" w:date="2010-07-20T09:07: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388" w:author="Nombre de usuario" w:date="2010-07-20T09:07:00Z">
              <w:rPr>
                <w:rFonts w:ascii="Arial" w:hAnsi="Arial" w:cs="Arial"/>
                <w:color w:val="333333"/>
                <w:sz w:val="21"/>
                <w:szCs w:val="21"/>
              </w:rPr>
            </w:rPrChange>
          </w:rPr>
          <w:br/>
        </w:r>
        <w:r w:rsidRPr="00DB6E57">
          <w:rPr>
            <w:rFonts w:ascii="Arial" w:hAnsi="Arial" w:cs="Arial"/>
            <w:color w:val="333333"/>
            <w:sz w:val="21"/>
            <w:szCs w:val="21"/>
            <w:lang w:val="es-ES"/>
            <w:rPrChange w:id="389" w:author="Nombre de usuario" w:date="2010-07-20T09:07:00Z">
              <w:rPr>
                <w:rFonts w:ascii="Arial" w:hAnsi="Arial" w:cs="Arial"/>
                <w:color w:val="333333"/>
                <w:sz w:val="21"/>
                <w:szCs w:val="21"/>
              </w:rPr>
            </w:rPrChange>
          </w:rPr>
          <w:br/>
        </w:r>
        <w:r w:rsidRPr="00DB6E57">
          <w:rPr>
            <w:rStyle w:val="st5"/>
            <w:rFonts w:ascii="Arial" w:hAnsi="Arial" w:cs="Arial"/>
            <w:color w:val="333333"/>
            <w:sz w:val="21"/>
            <w:szCs w:val="21"/>
            <w:lang w:val="es-ES"/>
            <w:rPrChange w:id="390" w:author="Nombre de usuario" w:date="2010-07-20T09:07:00Z">
              <w:rPr>
                <w:rStyle w:val="st5"/>
                <w:rFonts w:ascii="Arial" w:hAnsi="Arial" w:cs="Arial"/>
                <w:color w:val="333333"/>
                <w:sz w:val="21"/>
                <w:szCs w:val="21"/>
              </w:rPr>
            </w:rPrChange>
          </w:rPr>
          <w:t>Según el informe de la consultora, durante 2009, el valor de un plan promedio para una persona de hasta 30 años rondó los $330 mensuales, mientras que para una familia estuvo alrededor de los $956 por mes.</w:t>
        </w:r>
        <w:r w:rsidRPr="00DB6E57">
          <w:rPr>
            <w:rStyle w:val="apple-converted-space"/>
            <w:rFonts w:ascii="Arial" w:hAnsi="Arial" w:cs="Arial"/>
            <w:color w:val="333333"/>
            <w:sz w:val="21"/>
            <w:szCs w:val="21"/>
            <w:lang w:val="es-ES"/>
            <w:rPrChange w:id="391" w:author="Nombre de usuario" w:date="2010-07-20T09:07: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392" w:author="Nombre de usuario" w:date="2010-07-20T09:07:00Z">
              <w:rPr>
                <w:rFonts w:ascii="Arial" w:hAnsi="Arial" w:cs="Arial"/>
                <w:color w:val="333333"/>
                <w:sz w:val="21"/>
                <w:szCs w:val="21"/>
              </w:rPr>
            </w:rPrChange>
          </w:rPr>
          <w:br/>
        </w:r>
        <w:r w:rsidRPr="00DB6E57">
          <w:rPr>
            <w:rFonts w:ascii="Arial" w:hAnsi="Arial" w:cs="Arial"/>
            <w:color w:val="333333"/>
            <w:sz w:val="21"/>
            <w:szCs w:val="21"/>
            <w:lang w:val="es-ES"/>
            <w:rPrChange w:id="393" w:author="Nombre de usuario" w:date="2010-07-20T09:07:00Z">
              <w:rPr>
                <w:rFonts w:ascii="Arial" w:hAnsi="Arial" w:cs="Arial"/>
                <w:color w:val="333333"/>
                <w:sz w:val="21"/>
                <w:szCs w:val="21"/>
              </w:rPr>
            </w:rPrChange>
          </w:rPr>
          <w:br/>
        </w:r>
        <w:r w:rsidRPr="00DB6E57">
          <w:rPr>
            <w:rStyle w:val="st5"/>
            <w:rFonts w:ascii="Arial" w:hAnsi="Arial" w:cs="Arial"/>
            <w:color w:val="333333"/>
            <w:sz w:val="21"/>
            <w:szCs w:val="21"/>
            <w:lang w:val="es-ES"/>
            <w:rPrChange w:id="394" w:author="Nombre de usuario" w:date="2010-07-20T09:07:00Z">
              <w:rPr>
                <w:rStyle w:val="st5"/>
                <w:rFonts w:ascii="Arial" w:hAnsi="Arial" w:cs="Arial"/>
                <w:color w:val="333333"/>
                <w:sz w:val="21"/>
                <w:szCs w:val="21"/>
              </w:rPr>
            </w:rPrChange>
          </w:rPr>
          <w:t>Si se toma la prima media de mercado (el valor promedio de la cuota), el aumento no es paralelo al de la inflación ni al incremento de precios autorizado por el Gobierno para las prepagas. En 2004, la cuota media fue de $114; en 2007: $153; en 2008: $194 y en 2009: $231.</w:t>
        </w:r>
        <w:r w:rsidRPr="00DB6E57">
          <w:rPr>
            <w:rStyle w:val="apple-converted-space"/>
            <w:rFonts w:ascii="Arial" w:hAnsi="Arial" w:cs="Arial"/>
            <w:color w:val="333333"/>
            <w:sz w:val="21"/>
            <w:szCs w:val="21"/>
            <w:lang w:val="es-ES"/>
            <w:rPrChange w:id="395" w:author="Nombre de usuario" w:date="2010-07-20T09:07: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396" w:author="Nombre de usuario" w:date="2010-07-20T09:07:00Z">
              <w:rPr>
                <w:rFonts w:ascii="Arial" w:hAnsi="Arial" w:cs="Arial"/>
                <w:color w:val="333333"/>
                <w:sz w:val="21"/>
                <w:szCs w:val="21"/>
              </w:rPr>
            </w:rPrChange>
          </w:rPr>
          <w:br/>
        </w:r>
        <w:r w:rsidRPr="00DB6E57">
          <w:rPr>
            <w:rFonts w:ascii="Arial" w:hAnsi="Arial" w:cs="Arial"/>
            <w:color w:val="333333"/>
            <w:sz w:val="21"/>
            <w:szCs w:val="21"/>
            <w:lang w:val="es-ES"/>
            <w:rPrChange w:id="397" w:author="Nombre de usuario" w:date="2010-07-20T09:07:00Z">
              <w:rPr>
                <w:rFonts w:ascii="Arial" w:hAnsi="Arial" w:cs="Arial"/>
                <w:color w:val="333333"/>
                <w:sz w:val="21"/>
                <w:szCs w:val="21"/>
              </w:rPr>
            </w:rPrChange>
          </w:rPr>
          <w:br/>
        </w:r>
        <w:r w:rsidRPr="00DB6E57">
          <w:rPr>
            <w:rStyle w:val="st5"/>
            <w:rFonts w:ascii="Arial" w:hAnsi="Arial" w:cs="Arial"/>
            <w:color w:val="333333"/>
            <w:sz w:val="21"/>
            <w:szCs w:val="21"/>
            <w:lang w:val="es-ES"/>
            <w:rPrChange w:id="398" w:author="Nombre de usuario" w:date="2010-07-20T09:07:00Z">
              <w:rPr>
                <w:rStyle w:val="st5"/>
                <w:rFonts w:ascii="Arial" w:hAnsi="Arial" w:cs="Arial"/>
                <w:color w:val="333333"/>
                <w:sz w:val="21"/>
                <w:szCs w:val="21"/>
              </w:rPr>
            </w:rPrChange>
          </w:rPr>
          <w:t>Esto se debe a que "los precios promedio de los planes no evolucionan exactamente como la curva de los aumentos autorizados debido a que se agregan e informan planes de menor punto de precio (incluyen copagos, etc) a los que efectivamente son contratados por la población", aclara el estudio de Key Market.</w:t>
        </w:r>
        <w:r w:rsidRPr="00DB6E57">
          <w:rPr>
            <w:rStyle w:val="apple-converted-space"/>
            <w:rFonts w:ascii="Arial" w:hAnsi="Arial" w:cs="Arial"/>
            <w:color w:val="333333"/>
            <w:sz w:val="21"/>
            <w:szCs w:val="21"/>
            <w:lang w:val="es-ES"/>
            <w:rPrChange w:id="399" w:author="Nombre de usuario" w:date="2010-07-20T09:07: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400" w:author="Nombre de usuario" w:date="2010-07-20T09:07:00Z">
              <w:rPr>
                <w:rFonts w:ascii="Arial" w:hAnsi="Arial" w:cs="Arial"/>
                <w:color w:val="333333"/>
                <w:sz w:val="21"/>
                <w:szCs w:val="21"/>
              </w:rPr>
            </w:rPrChange>
          </w:rPr>
          <w:br/>
        </w:r>
        <w:r w:rsidRPr="00DB6E57">
          <w:rPr>
            <w:rFonts w:ascii="Arial" w:hAnsi="Arial" w:cs="Arial"/>
            <w:color w:val="333333"/>
            <w:sz w:val="21"/>
            <w:szCs w:val="21"/>
            <w:lang w:val="es-ES"/>
            <w:rPrChange w:id="401" w:author="Nombre de usuario" w:date="2010-07-20T09:07:00Z">
              <w:rPr>
                <w:rFonts w:ascii="Arial" w:hAnsi="Arial" w:cs="Arial"/>
                <w:color w:val="333333"/>
                <w:sz w:val="21"/>
                <w:szCs w:val="21"/>
              </w:rPr>
            </w:rPrChange>
          </w:rPr>
          <w:br/>
        </w:r>
        <w:r w:rsidRPr="00DB6E57">
          <w:rPr>
            <w:rStyle w:val="st5"/>
            <w:rFonts w:ascii="Arial" w:hAnsi="Arial" w:cs="Arial"/>
            <w:color w:val="333333"/>
            <w:sz w:val="21"/>
            <w:szCs w:val="21"/>
            <w:lang w:val="es-ES"/>
            <w:rPrChange w:id="402" w:author="Nombre de usuario" w:date="2010-07-20T09:07:00Z">
              <w:rPr>
                <w:rStyle w:val="st5"/>
                <w:rFonts w:ascii="Arial" w:hAnsi="Arial" w:cs="Arial"/>
                <w:color w:val="333333"/>
                <w:sz w:val="21"/>
                <w:szCs w:val="21"/>
              </w:rPr>
            </w:rPrChange>
          </w:rPr>
          <w:t>Darío Durand, gerente general de Medifé, dice que en 2009 "se notó una marcada disminución de la incorporación de nuevos afiliados. Quienes pagan la totalidad de la cuota de sus bolsillos retrasaron su decisión de tomar una prepaga u optaron por empresas con cuotas de menor precio", también sintieron la detención del crecimiento del empleo formal.</w:t>
        </w:r>
        <w:r w:rsidRPr="00DB6E57">
          <w:rPr>
            <w:rStyle w:val="apple-converted-space"/>
            <w:rFonts w:ascii="Arial" w:hAnsi="Arial" w:cs="Arial"/>
            <w:color w:val="333333"/>
            <w:sz w:val="21"/>
            <w:szCs w:val="21"/>
            <w:lang w:val="es-ES"/>
            <w:rPrChange w:id="403" w:author="Nombre de usuario" w:date="2010-07-20T09:07: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404" w:author="Nombre de usuario" w:date="2010-07-20T09:07:00Z">
              <w:rPr>
                <w:rFonts w:ascii="Arial" w:hAnsi="Arial" w:cs="Arial"/>
                <w:color w:val="333333"/>
                <w:sz w:val="21"/>
                <w:szCs w:val="21"/>
              </w:rPr>
            </w:rPrChange>
          </w:rPr>
          <w:br/>
        </w:r>
        <w:r w:rsidRPr="00DB6E57">
          <w:rPr>
            <w:rFonts w:ascii="Arial" w:hAnsi="Arial" w:cs="Arial"/>
            <w:color w:val="333333"/>
            <w:sz w:val="21"/>
            <w:szCs w:val="21"/>
            <w:lang w:val="es-ES"/>
            <w:rPrChange w:id="405" w:author="Nombre de usuario" w:date="2010-07-20T09:07:00Z">
              <w:rPr>
                <w:rFonts w:ascii="Arial" w:hAnsi="Arial" w:cs="Arial"/>
                <w:color w:val="333333"/>
                <w:sz w:val="21"/>
                <w:szCs w:val="21"/>
              </w:rPr>
            </w:rPrChange>
          </w:rPr>
          <w:br/>
        </w:r>
        <w:r w:rsidRPr="00DB6E57">
          <w:rPr>
            <w:rStyle w:val="st5"/>
            <w:rFonts w:ascii="Arial" w:hAnsi="Arial" w:cs="Arial"/>
            <w:color w:val="333333"/>
            <w:sz w:val="21"/>
            <w:szCs w:val="21"/>
            <w:lang w:val="es-ES"/>
            <w:rPrChange w:id="406" w:author="Nombre de usuario" w:date="2010-07-20T09:07:00Z">
              <w:rPr>
                <w:rStyle w:val="st5"/>
                <w:rFonts w:ascii="Arial" w:hAnsi="Arial" w:cs="Arial"/>
                <w:color w:val="333333"/>
                <w:sz w:val="21"/>
                <w:szCs w:val="21"/>
              </w:rPr>
            </w:rPrChange>
          </w:rPr>
          <w:t>Durand sostiene que los costos aumentaron más que los ingresos y se redujo el margen de utilidad ya que no pueden trasladarse en su totalidad a los precios por el "límite lógico" del poder de compra de sus asociados. No obstante, observa una lenta recuperación en el segundo trimestre de este año para revertir la "meseta" de crecimiento que se produjo en 2009.</w:t>
        </w:r>
        <w:r w:rsidRPr="00DB6E57">
          <w:rPr>
            <w:rStyle w:val="apple-converted-space"/>
            <w:rFonts w:ascii="Arial" w:hAnsi="Arial" w:cs="Arial"/>
            <w:color w:val="333333"/>
            <w:sz w:val="21"/>
            <w:szCs w:val="21"/>
            <w:lang w:val="es-ES"/>
            <w:rPrChange w:id="407" w:author="Nombre de usuario" w:date="2010-07-20T09:07: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408" w:author="Nombre de usuario" w:date="2010-07-20T09:07:00Z">
              <w:rPr>
                <w:rFonts w:ascii="Arial" w:hAnsi="Arial" w:cs="Arial"/>
                <w:color w:val="333333"/>
                <w:sz w:val="21"/>
                <w:szCs w:val="21"/>
              </w:rPr>
            </w:rPrChange>
          </w:rPr>
          <w:br/>
        </w:r>
        <w:r w:rsidRPr="00DB6E57">
          <w:rPr>
            <w:rFonts w:ascii="Arial" w:hAnsi="Arial" w:cs="Arial"/>
            <w:color w:val="333333"/>
            <w:sz w:val="21"/>
            <w:szCs w:val="21"/>
            <w:lang w:val="es-ES"/>
            <w:rPrChange w:id="409" w:author="Nombre de usuario" w:date="2010-07-20T09:07:00Z">
              <w:rPr>
                <w:rFonts w:ascii="Arial" w:hAnsi="Arial" w:cs="Arial"/>
                <w:color w:val="333333"/>
                <w:sz w:val="21"/>
                <w:szCs w:val="21"/>
              </w:rPr>
            </w:rPrChange>
          </w:rPr>
          <w:br/>
        </w:r>
        <w:r w:rsidRPr="00DB6E57">
          <w:rPr>
            <w:rStyle w:val="st5"/>
            <w:rFonts w:ascii="Arial" w:hAnsi="Arial" w:cs="Arial"/>
            <w:color w:val="333333"/>
            <w:sz w:val="21"/>
            <w:szCs w:val="21"/>
            <w:lang w:val="es-ES"/>
            <w:rPrChange w:id="410" w:author="Nombre de usuario" w:date="2010-07-20T09:07:00Z">
              <w:rPr>
                <w:rStyle w:val="st5"/>
                <w:rFonts w:ascii="Arial" w:hAnsi="Arial" w:cs="Arial"/>
                <w:color w:val="333333"/>
                <w:sz w:val="21"/>
                <w:szCs w:val="21"/>
              </w:rPr>
            </w:rPrChange>
          </w:rPr>
          <w:t>Entre los problemas del sector menciona "la acrítica incorporación de nuevas tecnologías y medicamentos al mercado sin una adecuada regulación de la obligación de cobertura" y el retraso en el pago de reintegros de la APE a las obras sociales. Sugiere que el Estado debe hacer una amplia convocatoria para definir los límites de obligaciones de cobertura.</w:t>
        </w:r>
        <w:r w:rsidRPr="00DB6E57">
          <w:rPr>
            <w:rStyle w:val="apple-converted-space"/>
            <w:rFonts w:ascii="Arial" w:hAnsi="Arial" w:cs="Arial"/>
            <w:color w:val="333333"/>
            <w:sz w:val="21"/>
            <w:szCs w:val="21"/>
            <w:lang w:val="es-ES"/>
            <w:rPrChange w:id="411" w:author="Nombre de usuario" w:date="2010-07-20T09:07: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412" w:author="Nombre de usuario" w:date="2010-07-20T09:07:00Z">
              <w:rPr>
                <w:rFonts w:ascii="Arial" w:hAnsi="Arial" w:cs="Arial"/>
                <w:color w:val="333333"/>
                <w:sz w:val="21"/>
                <w:szCs w:val="21"/>
              </w:rPr>
            </w:rPrChange>
          </w:rPr>
          <w:br/>
        </w:r>
        <w:r w:rsidRPr="00DB6E57">
          <w:rPr>
            <w:rFonts w:ascii="Arial" w:hAnsi="Arial" w:cs="Arial"/>
            <w:color w:val="333333"/>
            <w:sz w:val="21"/>
            <w:szCs w:val="21"/>
            <w:lang w:val="es-ES"/>
            <w:rPrChange w:id="413" w:author="Nombre de usuario" w:date="2010-07-20T09:07:00Z">
              <w:rPr>
                <w:rFonts w:ascii="Arial" w:hAnsi="Arial" w:cs="Arial"/>
                <w:color w:val="333333"/>
                <w:sz w:val="21"/>
                <w:szCs w:val="21"/>
              </w:rPr>
            </w:rPrChange>
          </w:rPr>
          <w:br/>
        </w:r>
        <w:r w:rsidRPr="00DB6E57">
          <w:rPr>
            <w:rStyle w:val="st5"/>
            <w:rFonts w:ascii="Arial" w:hAnsi="Arial" w:cs="Arial"/>
            <w:color w:val="333333"/>
            <w:sz w:val="21"/>
            <w:szCs w:val="21"/>
            <w:lang w:val="es-ES"/>
            <w:rPrChange w:id="414" w:author="Nombre de usuario" w:date="2010-07-20T09:07:00Z">
              <w:rPr>
                <w:rStyle w:val="st5"/>
                <w:rFonts w:ascii="Arial" w:hAnsi="Arial" w:cs="Arial"/>
                <w:color w:val="333333"/>
                <w:sz w:val="21"/>
                <w:szCs w:val="21"/>
              </w:rPr>
            </w:rPrChange>
          </w:rPr>
          <w:t xml:space="preserve">Por su parte Jorge Cherro, presidente de la Asociación de Clínicas, Sanatorios y Hospitales </w:t>
        </w:r>
        <w:r w:rsidRPr="00DB6E57">
          <w:rPr>
            <w:rStyle w:val="st5"/>
            <w:rFonts w:ascii="Arial" w:hAnsi="Arial" w:cs="Arial"/>
            <w:color w:val="333333"/>
            <w:sz w:val="21"/>
            <w:szCs w:val="21"/>
            <w:lang w:val="es-ES"/>
            <w:rPrChange w:id="415" w:author="Nombre de usuario" w:date="2010-07-20T09:07:00Z">
              <w:rPr>
                <w:rStyle w:val="st5"/>
                <w:rFonts w:ascii="Arial" w:hAnsi="Arial" w:cs="Arial"/>
                <w:color w:val="333333"/>
                <w:sz w:val="21"/>
                <w:szCs w:val="21"/>
              </w:rPr>
            </w:rPrChange>
          </w:rPr>
          <w:lastRenderedPageBreak/>
          <w:t>Privados de la República Argentina (ADECRA), reconoce que "existe un retraso arancelario crónico superior al 30%, que proviene del fin de la convertibilidad de la que salimos mal parados cuando se hizo duro reponer insumos en dólares: aparatología, medicamentos". A lo que se agrega el problema de conseguir recursos financieros para pagar los aumentos salariales del personal que representa un 60% de los costos".</w:t>
        </w:r>
        <w:r w:rsidRPr="00DB6E57">
          <w:rPr>
            <w:rStyle w:val="apple-converted-space"/>
            <w:rFonts w:ascii="Arial" w:hAnsi="Arial" w:cs="Arial"/>
            <w:color w:val="333333"/>
            <w:sz w:val="21"/>
            <w:szCs w:val="21"/>
            <w:lang w:val="es-ES"/>
            <w:rPrChange w:id="416" w:author="Nombre de usuario" w:date="2010-07-20T09:07: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417" w:author="Nombre de usuario" w:date="2010-07-20T09:07:00Z">
              <w:rPr>
                <w:rFonts w:ascii="Arial" w:hAnsi="Arial" w:cs="Arial"/>
                <w:color w:val="333333"/>
                <w:sz w:val="21"/>
                <w:szCs w:val="21"/>
              </w:rPr>
            </w:rPrChange>
          </w:rPr>
          <w:br/>
        </w:r>
        <w:r w:rsidRPr="00DB6E57">
          <w:rPr>
            <w:rFonts w:ascii="Arial" w:hAnsi="Arial" w:cs="Arial"/>
            <w:color w:val="333333"/>
            <w:sz w:val="21"/>
            <w:szCs w:val="21"/>
            <w:lang w:val="es-ES"/>
            <w:rPrChange w:id="418" w:author="Nombre de usuario" w:date="2010-07-20T09:07:00Z">
              <w:rPr>
                <w:rFonts w:ascii="Arial" w:hAnsi="Arial" w:cs="Arial"/>
                <w:color w:val="333333"/>
                <w:sz w:val="21"/>
                <w:szCs w:val="21"/>
              </w:rPr>
            </w:rPrChange>
          </w:rPr>
          <w:br/>
        </w:r>
        <w:r w:rsidRPr="00DB6E57">
          <w:rPr>
            <w:rStyle w:val="st5"/>
            <w:rFonts w:ascii="Arial" w:hAnsi="Arial" w:cs="Arial"/>
            <w:color w:val="333333"/>
            <w:sz w:val="21"/>
            <w:szCs w:val="21"/>
            <w:lang w:val="es-ES"/>
            <w:rPrChange w:id="419" w:author="Nombre de usuario" w:date="2010-07-20T09:07:00Z">
              <w:rPr>
                <w:rStyle w:val="st5"/>
                <w:rFonts w:ascii="Arial" w:hAnsi="Arial" w:cs="Arial"/>
                <w:color w:val="333333"/>
                <w:sz w:val="21"/>
                <w:szCs w:val="21"/>
              </w:rPr>
            </w:rPrChange>
          </w:rPr>
          <w:t>"Tenemos una matriz tributaria muy injusta, una gran parte de nuestra actividad está exenta de IVA (la facturación a obras sociales y PAMI), pero la totalidad de nuestras compras están gravadas con IVA, sólo podemos utilizar para desgravar el IVA el porcentaje de facturación con IVA nuestra, que es la particular. Estamos conversando para que se nos permita utilizar ese excedente técnico del IVA como un crédito fiscal para el pago de otras cargas. Esto ayudaría a las clínicas más chicas, que son las que más dependen de la seguridad social y menos facturación con IVA pueden hacer".</w:t>
        </w:r>
        <w:r w:rsidRPr="00DB6E57">
          <w:rPr>
            <w:rStyle w:val="apple-converted-space"/>
            <w:rFonts w:ascii="Arial" w:hAnsi="Arial" w:cs="Arial"/>
            <w:color w:val="333333"/>
            <w:sz w:val="21"/>
            <w:szCs w:val="21"/>
            <w:lang w:val="es-ES"/>
            <w:rPrChange w:id="420" w:author="Nombre de usuario" w:date="2010-07-20T09:07: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421" w:author="Nombre de usuario" w:date="2010-07-20T09:07:00Z">
              <w:rPr>
                <w:rFonts w:ascii="Arial" w:hAnsi="Arial" w:cs="Arial"/>
                <w:color w:val="333333"/>
                <w:sz w:val="21"/>
                <w:szCs w:val="21"/>
              </w:rPr>
            </w:rPrChange>
          </w:rPr>
          <w:br/>
        </w:r>
        <w:r w:rsidRPr="00DB6E57">
          <w:rPr>
            <w:rFonts w:ascii="Arial" w:hAnsi="Arial" w:cs="Arial"/>
            <w:color w:val="333333"/>
            <w:sz w:val="21"/>
            <w:szCs w:val="21"/>
            <w:lang w:val="es-ES"/>
            <w:rPrChange w:id="422" w:author="Nombre de usuario" w:date="2010-07-20T09:07:00Z">
              <w:rPr>
                <w:rFonts w:ascii="Arial" w:hAnsi="Arial" w:cs="Arial"/>
                <w:color w:val="333333"/>
                <w:sz w:val="21"/>
                <w:szCs w:val="21"/>
              </w:rPr>
            </w:rPrChange>
          </w:rPr>
          <w:br/>
        </w:r>
        <w:r w:rsidRPr="00DB6E57">
          <w:rPr>
            <w:rStyle w:val="st5"/>
            <w:rFonts w:ascii="Arial" w:hAnsi="Arial" w:cs="Arial"/>
            <w:color w:val="333333"/>
            <w:sz w:val="21"/>
            <w:szCs w:val="21"/>
            <w:lang w:val="es-ES"/>
            <w:rPrChange w:id="423" w:author="Nombre de usuario" w:date="2010-07-20T09:07:00Z">
              <w:rPr>
                <w:rStyle w:val="st5"/>
                <w:rFonts w:ascii="Arial" w:hAnsi="Arial" w:cs="Arial"/>
                <w:color w:val="333333"/>
                <w:sz w:val="21"/>
                <w:szCs w:val="21"/>
              </w:rPr>
            </w:rPrChange>
          </w:rPr>
          <w:t>Desde otra óptica, Claudio Belocopitt, presidente de Swiss Medical Group, dice que la gente percibe que las empresas de medicina prepaga cobran cuotas muy caras porque hay una superposición de roles confusos según los cuales el sector privado estaría reemplazando o compensando carencias del sistema público.</w:t>
        </w:r>
        <w:r w:rsidRPr="00DB6E57">
          <w:rPr>
            <w:rStyle w:val="apple-converted-space"/>
            <w:rFonts w:ascii="Arial" w:hAnsi="Arial" w:cs="Arial"/>
            <w:color w:val="333333"/>
            <w:sz w:val="21"/>
            <w:szCs w:val="21"/>
            <w:lang w:val="es-ES"/>
            <w:rPrChange w:id="424" w:author="Nombre de usuario" w:date="2010-07-20T09:07: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425" w:author="Nombre de usuario" w:date="2010-07-20T09:07:00Z">
              <w:rPr>
                <w:rFonts w:ascii="Arial" w:hAnsi="Arial" w:cs="Arial"/>
                <w:color w:val="333333"/>
                <w:sz w:val="21"/>
                <w:szCs w:val="21"/>
              </w:rPr>
            </w:rPrChange>
          </w:rPr>
          <w:br/>
        </w:r>
        <w:r w:rsidRPr="00DB6E57">
          <w:rPr>
            <w:rFonts w:ascii="Arial" w:hAnsi="Arial" w:cs="Arial"/>
            <w:color w:val="333333"/>
            <w:sz w:val="21"/>
            <w:szCs w:val="21"/>
            <w:lang w:val="es-ES"/>
            <w:rPrChange w:id="426" w:author="Nombre de usuario" w:date="2010-07-20T09:07:00Z">
              <w:rPr>
                <w:rFonts w:ascii="Arial" w:hAnsi="Arial" w:cs="Arial"/>
                <w:color w:val="333333"/>
                <w:sz w:val="21"/>
                <w:szCs w:val="21"/>
              </w:rPr>
            </w:rPrChange>
          </w:rPr>
          <w:br/>
        </w:r>
        <w:r w:rsidRPr="00DB6E57">
          <w:rPr>
            <w:rStyle w:val="st5"/>
            <w:rFonts w:ascii="Arial" w:hAnsi="Arial" w:cs="Arial"/>
            <w:color w:val="333333"/>
            <w:sz w:val="21"/>
            <w:szCs w:val="21"/>
            <w:lang w:val="es-ES"/>
            <w:rPrChange w:id="427" w:author="Nombre de usuario" w:date="2010-07-20T09:07:00Z">
              <w:rPr>
                <w:rStyle w:val="st5"/>
                <w:rFonts w:ascii="Arial" w:hAnsi="Arial" w:cs="Arial"/>
                <w:color w:val="333333"/>
                <w:sz w:val="21"/>
                <w:szCs w:val="21"/>
              </w:rPr>
            </w:rPrChange>
          </w:rPr>
          <w:t>"El sistema funciona mal, el 45 o el 50% de la gente no tiene cobertura y se tiene la sensación de que si no se tiene obra social o una prepaga nos puede pasar cualquier cosa. La gente compra nuestros servicios porque se siente desprotegida, forzada a hacerlo y entonces todo le parece caro. En países ricos, los mejores sistemas de salud están en manos del Estado, como en Inglaterra o España".</w:t>
        </w:r>
        <w:r w:rsidRPr="00DB6E57">
          <w:rPr>
            <w:rStyle w:val="apple-converted-space"/>
            <w:rFonts w:ascii="Arial" w:hAnsi="Arial" w:cs="Arial"/>
            <w:color w:val="333333"/>
            <w:sz w:val="21"/>
            <w:szCs w:val="21"/>
            <w:lang w:val="es-ES"/>
            <w:rPrChange w:id="428" w:author="Nombre de usuario" w:date="2010-07-20T09:07: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429" w:author="Nombre de usuario" w:date="2010-07-20T09:07:00Z">
              <w:rPr>
                <w:rFonts w:ascii="Arial" w:hAnsi="Arial" w:cs="Arial"/>
                <w:color w:val="333333"/>
                <w:sz w:val="21"/>
                <w:szCs w:val="21"/>
              </w:rPr>
            </w:rPrChange>
          </w:rPr>
          <w:br/>
        </w:r>
        <w:r w:rsidRPr="00DB6E57">
          <w:rPr>
            <w:rFonts w:ascii="Arial" w:hAnsi="Arial" w:cs="Arial"/>
            <w:color w:val="333333"/>
            <w:sz w:val="21"/>
            <w:szCs w:val="21"/>
            <w:lang w:val="es-ES"/>
            <w:rPrChange w:id="430" w:author="Nombre de usuario" w:date="2010-07-20T09:07:00Z">
              <w:rPr>
                <w:rFonts w:ascii="Arial" w:hAnsi="Arial" w:cs="Arial"/>
                <w:color w:val="333333"/>
                <w:sz w:val="21"/>
                <w:szCs w:val="21"/>
              </w:rPr>
            </w:rPrChange>
          </w:rPr>
          <w:br/>
        </w:r>
        <w:r w:rsidRPr="00DB6E57">
          <w:rPr>
            <w:rStyle w:val="st5"/>
            <w:rFonts w:ascii="Arial" w:hAnsi="Arial" w:cs="Arial"/>
            <w:color w:val="333333"/>
            <w:sz w:val="21"/>
            <w:szCs w:val="21"/>
            <w:lang w:val="es-ES"/>
            <w:rPrChange w:id="431" w:author="Nombre de usuario" w:date="2010-07-20T09:07:00Z">
              <w:rPr>
                <w:rStyle w:val="st5"/>
                <w:rFonts w:ascii="Arial" w:hAnsi="Arial" w:cs="Arial"/>
                <w:color w:val="333333"/>
                <w:sz w:val="21"/>
                <w:szCs w:val="21"/>
              </w:rPr>
            </w:rPrChange>
          </w:rPr>
          <w:t>Belocopitt considera que "lo que hay que resolver es garantizar el derecho a la salud para todos, el sistema debe ser público. El sector privado puede dar lo adicional: atender o brindar mejor hotelería, siempre hay quien va a querer algo diferente. Deberíamos tener usuarios que contraten el servicio porque les guste y no porque no tienen más opción".</w:t>
        </w:r>
        <w:r w:rsidRPr="00DB6E57">
          <w:rPr>
            <w:rStyle w:val="apple-converted-space"/>
            <w:rFonts w:ascii="Arial" w:hAnsi="Arial" w:cs="Arial"/>
            <w:color w:val="333333"/>
            <w:sz w:val="21"/>
            <w:szCs w:val="21"/>
            <w:lang w:val="es-ES"/>
            <w:rPrChange w:id="432" w:author="Nombre de usuario" w:date="2010-07-20T09:07: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433" w:author="Nombre de usuario" w:date="2010-07-20T09:07:00Z">
              <w:rPr>
                <w:rFonts w:ascii="Arial" w:hAnsi="Arial" w:cs="Arial"/>
                <w:color w:val="333333"/>
                <w:sz w:val="21"/>
                <w:szCs w:val="21"/>
              </w:rPr>
            </w:rPrChange>
          </w:rPr>
          <w:br/>
        </w:r>
        <w:r w:rsidRPr="00DB6E57">
          <w:rPr>
            <w:rFonts w:ascii="Arial" w:hAnsi="Arial" w:cs="Arial"/>
            <w:color w:val="333333"/>
            <w:sz w:val="21"/>
            <w:szCs w:val="21"/>
            <w:lang w:val="es-ES"/>
            <w:rPrChange w:id="434" w:author="Nombre de usuario" w:date="2010-07-20T09:07:00Z">
              <w:rPr>
                <w:rFonts w:ascii="Arial" w:hAnsi="Arial" w:cs="Arial"/>
                <w:color w:val="333333"/>
                <w:sz w:val="21"/>
                <w:szCs w:val="21"/>
              </w:rPr>
            </w:rPrChange>
          </w:rPr>
          <w:br/>
        </w:r>
        <w:r w:rsidRPr="00DB6E57">
          <w:rPr>
            <w:rStyle w:val="st5"/>
            <w:rFonts w:ascii="Arial" w:hAnsi="Arial" w:cs="Arial"/>
            <w:color w:val="333333"/>
            <w:sz w:val="21"/>
            <w:szCs w:val="21"/>
            <w:lang w:val="es-ES"/>
            <w:rPrChange w:id="435" w:author="Nombre de usuario" w:date="2010-07-20T09:07:00Z">
              <w:rPr>
                <w:rStyle w:val="st5"/>
                <w:rFonts w:ascii="Arial" w:hAnsi="Arial" w:cs="Arial"/>
                <w:color w:val="333333"/>
                <w:sz w:val="21"/>
                <w:szCs w:val="21"/>
              </w:rPr>
            </w:rPrChange>
          </w:rPr>
          <w:t>Coincide en que "la tecnología es carísima, cada vez más, estamos obligados a dar todo lo que existe y sólo podemos financiarnos con la suba de cuotas; se genera un círculo poco sano". Como ejemplo cita tratamientos con medicación oncológica de $100.000 mensuales; operaciones artificiales de corazón que cuestan hasta $2.500.000 o la nueva vacuna contra el cáncer prostático que vale US$90.000 la unidad.</w:t>
        </w:r>
        <w:r w:rsidRPr="00DB6E57">
          <w:rPr>
            <w:rStyle w:val="apple-converted-space"/>
            <w:rFonts w:ascii="Arial" w:hAnsi="Arial" w:cs="Arial"/>
            <w:color w:val="333333"/>
            <w:sz w:val="21"/>
            <w:szCs w:val="21"/>
            <w:lang w:val="es-ES"/>
            <w:rPrChange w:id="436" w:author="Nombre de usuario" w:date="2010-07-20T09:07: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437" w:author="Nombre de usuario" w:date="2010-07-20T09:07:00Z">
              <w:rPr>
                <w:rFonts w:ascii="Arial" w:hAnsi="Arial" w:cs="Arial"/>
                <w:color w:val="333333"/>
                <w:sz w:val="21"/>
                <w:szCs w:val="21"/>
              </w:rPr>
            </w:rPrChange>
          </w:rPr>
          <w:br/>
        </w:r>
        <w:r w:rsidRPr="00DB6E57">
          <w:rPr>
            <w:rFonts w:ascii="Arial" w:hAnsi="Arial" w:cs="Arial"/>
            <w:color w:val="333333"/>
            <w:sz w:val="21"/>
            <w:szCs w:val="21"/>
            <w:lang w:val="es-ES"/>
            <w:rPrChange w:id="438" w:author="Nombre de usuario" w:date="2010-07-20T09:07:00Z">
              <w:rPr>
                <w:rFonts w:ascii="Arial" w:hAnsi="Arial" w:cs="Arial"/>
                <w:color w:val="333333"/>
                <w:sz w:val="21"/>
                <w:szCs w:val="21"/>
              </w:rPr>
            </w:rPrChange>
          </w:rPr>
          <w:br/>
        </w:r>
        <w:r w:rsidRPr="00DB6E57">
          <w:rPr>
            <w:rStyle w:val="st5"/>
            <w:rFonts w:ascii="Arial" w:hAnsi="Arial" w:cs="Arial"/>
            <w:color w:val="333333"/>
            <w:sz w:val="21"/>
            <w:szCs w:val="21"/>
            <w:lang w:val="es-ES"/>
            <w:rPrChange w:id="439" w:author="Nombre de usuario" w:date="2010-07-20T09:07:00Z">
              <w:rPr>
                <w:rStyle w:val="st5"/>
                <w:rFonts w:ascii="Arial" w:hAnsi="Arial" w:cs="Arial"/>
                <w:color w:val="333333"/>
                <w:sz w:val="21"/>
                <w:szCs w:val="21"/>
              </w:rPr>
            </w:rPrChange>
          </w:rPr>
          <w:t>Hugo Quintana es el titular de la Asociación de Personal de Organismos de Control (APOC), cuya obra social, OSPOCE, ya tiene 300.000 afiliados. "El costo de la medicina en el mundo aumenta entre un 7 y un 8% anual, por el avance tecnológico", informa.</w:t>
        </w:r>
        <w:r w:rsidRPr="00DB6E57">
          <w:rPr>
            <w:rStyle w:val="apple-converted-space"/>
            <w:rFonts w:ascii="Arial" w:hAnsi="Arial" w:cs="Arial"/>
            <w:color w:val="333333"/>
            <w:sz w:val="21"/>
            <w:szCs w:val="21"/>
            <w:lang w:val="es-ES"/>
            <w:rPrChange w:id="440" w:author="Nombre de usuario" w:date="2010-07-20T09:07: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441" w:author="Nombre de usuario" w:date="2010-07-20T09:07:00Z">
              <w:rPr>
                <w:rFonts w:ascii="Arial" w:hAnsi="Arial" w:cs="Arial"/>
                <w:color w:val="333333"/>
                <w:sz w:val="21"/>
                <w:szCs w:val="21"/>
              </w:rPr>
            </w:rPrChange>
          </w:rPr>
          <w:br/>
        </w:r>
        <w:r w:rsidRPr="00DB6E57">
          <w:rPr>
            <w:rFonts w:ascii="Arial" w:hAnsi="Arial" w:cs="Arial"/>
            <w:color w:val="333333"/>
            <w:sz w:val="21"/>
            <w:szCs w:val="21"/>
            <w:lang w:val="es-ES"/>
            <w:rPrChange w:id="442" w:author="Nombre de usuario" w:date="2010-07-20T09:07:00Z">
              <w:rPr>
                <w:rFonts w:ascii="Arial" w:hAnsi="Arial" w:cs="Arial"/>
                <w:color w:val="333333"/>
                <w:sz w:val="21"/>
                <w:szCs w:val="21"/>
              </w:rPr>
            </w:rPrChange>
          </w:rPr>
          <w:br/>
        </w:r>
        <w:r w:rsidRPr="00DB6E57">
          <w:rPr>
            <w:rStyle w:val="st5"/>
            <w:rFonts w:ascii="Arial" w:hAnsi="Arial" w:cs="Arial"/>
            <w:color w:val="333333"/>
            <w:sz w:val="21"/>
            <w:szCs w:val="21"/>
            <w:lang w:val="es-ES"/>
            <w:rPrChange w:id="443" w:author="Nombre de usuario" w:date="2010-07-20T09:07:00Z">
              <w:rPr>
                <w:rStyle w:val="st5"/>
                <w:rFonts w:ascii="Arial" w:hAnsi="Arial" w:cs="Arial"/>
                <w:color w:val="333333"/>
                <w:sz w:val="21"/>
                <w:szCs w:val="21"/>
              </w:rPr>
            </w:rPrChange>
          </w:rPr>
          <w:t>Advierte que el problema crecerá; ya en algunos países donde los sistemas médicos públicos son muy buenos "se restringen los servicios a pacientes mayores de cierta</w:t>
        </w:r>
        <w:r w:rsidRPr="00DB6E57">
          <w:rPr>
            <w:rStyle w:val="apple-converted-space"/>
            <w:rFonts w:ascii="Arial" w:hAnsi="Arial" w:cs="Arial"/>
            <w:color w:val="333333"/>
            <w:sz w:val="21"/>
            <w:szCs w:val="21"/>
            <w:lang w:val="es-ES"/>
            <w:rPrChange w:id="444" w:author="Nombre de usuario" w:date="2010-07-20T09:07:00Z">
              <w:rPr>
                <w:rStyle w:val="apple-converted-space"/>
                <w:rFonts w:ascii="Arial" w:hAnsi="Arial" w:cs="Arial"/>
                <w:color w:val="333333"/>
                <w:sz w:val="21"/>
                <w:szCs w:val="21"/>
              </w:rPr>
            </w:rPrChange>
          </w:rPr>
          <w:t> </w:t>
        </w:r>
        <w:r w:rsidRPr="00DB6E57">
          <w:rPr>
            <w:rStyle w:val="st5"/>
            <w:rFonts w:ascii="Arial" w:hAnsi="Arial" w:cs="Arial"/>
            <w:color w:val="333333"/>
            <w:sz w:val="21"/>
            <w:szCs w:val="21"/>
            <w:lang w:val="es-ES"/>
            <w:rPrChange w:id="445" w:author="Nombre de usuario" w:date="2010-07-20T09:07:00Z">
              <w:rPr>
                <w:rStyle w:val="st5"/>
                <w:rFonts w:ascii="Arial" w:hAnsi="Arial" w:cs="Arial"/>
                <w:color w:val="333333"/>
                <w:sz w:val="21"/>
                <w:szCs w:val="21"/>
              </w:rPr>
            </w:rPrChange>
          </w:rPr>
          <w:t>edad, porque es muy costoso para su expectativa de vida" y destaca que en la Argentina "no se restringe nada, no se discrimina a nadie por la edad, eso está muy bien, pero deben decirnos cómo se paga".</w:t>
        </w:r>
        <w:r w:rsidRPr="00DB6E57">
          <w:rPr>
            <w:rStyle w:val="apple-converted-space"/>
            <w:rFonts w:ascii="Arial" w:hAnsi="Arial" w:cs="Arial"/>
            <w:color w:val="333333"/>
            <w:sz w:val="21"/>
            <w:szCs w:val="21"/>
            <w:lang w:val="es-ES"/>
            <w:rPrChange w:id="446" w:author="Nombre de usuario" w:date="2010-07-20T09:07: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447" w:author="Nombre de usuario" w:date="2010-07-20T09:07:00Z">
              <w:rPr>
                <w:rFonts w:ascii="Arial" w:hAnsi="Arial" w:cs="Arial"/>
                <w:color w:val="333333"/>
                <w:sz w:val="21"/>
                <w:szCs w:val="21"/>
              </w:rPr>
            </w:rPrChange>
          </w:rPr>
          <w:br/>
        </w:r>
        <w:r w:rsidRPr="00DB6E57">
          <w:rPr>
            <w:rFonts w:ascii="Arial" w:hAnsi="Arial" w:cs="Arial"/>
            <w:color w:val="333333"/>
            <w:sz w:val="21"/>
            <w:szCs w:val="21"/>
            <w:lang w:val="es-ES"/>
            <w:rPrChange w:id="448" w:author="Nombre de usuario" w:date="2010-07-20T09:07:00Z">
              <w:rPr>
                <w:rFonts w:ascii="Arial" w:hAnsi="Arial" w:cs="Arial"/>
                <w:color w:val="333333"/>
                <w:sz w:val="21"/>
                <w:szCs w:val="21"/>
              </w:rPr>
            </w:rPrChange>
          </w:rPr>
          <w:br/>
        </w:r>
        <w:r w:rsidRPr="00DB6E57">
          <w:rPr>
            <w:rStyle w:val="st5"/>
            <w:rFonts w:ascii="Arial" w:hAnsi="Arial" w:cs="Arial"/>
            <w:color w:val="333333"/>
            <w:sz w:val="21"/>
            <w:szCs w:val="21"/>
            <w:lang w:val="es-ES"/>
            <w:rPrChange w:id="449" w:author="Nombre de usuario" w:date="2010-07-20T09:07:00Z">
              <w:rPr>
                <w:rStyle w:val="st5"/>
                <w:rFonts w:ascii="Arial" w:hAnsi="Arial" w:cs="Arial"/>
                <w:color w:val="333333"/>
                <w:sz w:val="21"/>
                <w:szCs w:val="21"/>
              </w:rPr>
            </w:rPrChange>
          </w:rPr>
          <w:t xml:space="preserve">Para Quintana, "el sistema argentino de obras sociales es el mejor y debe fortalecerse con </w:t>
        </w:r>
        <w:r w:rsidRPr="00DB6E57">
          <w:rPr>
            <w:rStyle w:val="st5"/>
            <w:rFonts w:ascii="Arial" w:hAnsi="Arial" w:cs="Arial"/>
            <w:color w:val="333333"/>
            <w:sz w:val="21"/>
            <w:szCs w:val="21"/>
            <w:lang w:val="es-ES"/>
            <w:rPrChange w:id="450" w:author="Nombre de usuario" w:date="2010-07-20T09:07:00Z">
              <w:rPr>
                <w:rStyle w:val="st5"/>
                <w:rFonts w:ascii="Arial" w:hAnsi="Arial" w:cs="Arial"/>
                <w:color w:val="333333"/>
                <w:sz w:val="21"/>
                <w:szCs w:val="21"/>
              </w:rPr>
            </w:rPrChange>
          </w:rPr>
          <w:lastRenderedPageBreak/>
          <w:t>crecimiento económico y mayor empleo, también hay que tener un buen sistema de salud pública". El sindicalista reclama también un organismo regulador de las empresas de medicina prepaga, un retraso inexplicable del Congreso, donde hay varios proyectos de ley en este sentido, "porque nadie las controla".</w:t>
        </w:r>
        <w:r w:rsidRPr="00DB6E57">
          <w:rPr>
            <w:rStyle w:val="apple-converted-space"/>
            <w:rFonts w:ascii="Arial" w:hAnsi="Arial" w:cs="Arial"/>
            <w:color w:val="333333"/>
            <w:sz w:val="21"/>
            <w:szCs w:val="21"/>
            <w:lang w:val="es-ES"/>
            <w:rPrChange w:id="451" w:author="Nombre de usuario" w:date="2010-07-20T09:07: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452" w:author="Nombre de usuario" w:date="2010-07-20T09:07:00Z">
              <w:rPr>
                <w:rFonts w:ascii="Arial" w:hAnsi="Arial" w:cs="Arial"/>
                <w:color w:val="333333"/>
                <w:sz w:val="21"/>
                <w:szCs w:val="21"/>
              </w:rPr>
            </w:rPrChange>
          </w:rPr>
          <w:br/>
        </w:r>
        <w:r w:rsidRPr="00DB6E57">
          <w:rPr>
            <w:rFonts w:ascii="Arial" w:hAnsi="Arial" w:cs="Arial"/>
            <w:color w:val="333333"/>
            <w:sz w:val="21"/>
            <w:szCs w:val="21"/>
            <w:lang w:val="es-ES"/>
            <w:rPrChange w:id="453" w:author="Nombre de usuario" w:date="2010-07-20T09:07:00Z">
              <w:rPr>
                <w:rFonts w:ascii="Arial" w:hAnsi="Arial" w:cs="Arial"/>
                <w:color w:val="333333"/>
                <w:sz w:val="21"/>
                <w:szCs w:val="21"/>
              </w:rPr>
            </w:rPrChange>
          </w:rPr>
          <w:br/>
        </w:r>
        <w:r w:rsidRPr="00DB6E57">
          <w:rPr>
            <w:rStyle w:val="Strong"/>
            <w:rFonts w:ascii="Arial" w:hAnsi="Arial" w:cs="Arial"/>
            <w:color w:val="333333"/>
            <w:sz w:val="21"/>
            <w:szCs w:val="21"/>
            <w:lang w:val="es-ES"/>
            <w:rPrChange w:id="454" w:author="Nombre de usuario" w:date="2010-07-20T09:07:00Z">
              <w:rPr>
                <w:rStyle w:val="Strong"/>
                <w:rFonts w:ascii="Arial" w:hAnsi="Arial" w:cs="Arial"/>
                <w:color w:val="333333"/>
                <w:sz w:val="21"/>
                <w:szCs w:val="21"/>
              </w:rPr>
            </w:rPrChange>
          </w:rPr>
          <w:t>La concentración del mercado</w:t>
        </w:r>
        <w:r w:rsidRPr="00DB6E57">
          <w:rPr>
            <w:rStyle w:val="apple-converted-space"/>
            <w:rFonts w:ascii="Arial" w:hAnsi="Arial" w:cs="Arial"/>
            <w:color w:val="333333"/>
            <w:sz w:val="21"/>
            <w:szCs w:val="21"/>
            <w:lang w:val="es-ES"/>
            <w:rPrChange w:id="455" w:author="Nombre de usuario" w:date="2010-07-20T09:07: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456" w:author="Nombre de usuario" w:date="2010-07-20T09:07:00Z">
              <w:rPr>
                <w:rFonts w:ascii="Arial" w:hAnsi="Arial" w:cs="Arial"/>
                <w:color w:val="333333"/>
                <w:sz w:val="21"/>
                <w:szCs w:val="21"/>
              </w:rPr>
            </w:rPrChange>
          </w:rPr>
          <w:br/>
        </w:r>
        <w:r w:rsidRPr="00DB6E57">
          <w:rPr>
            <w:rFonts w:ascii="Arial" w:hAnsi="Arial" w:cs="Arial"/>
            <w:color w:val="333333"/>
            <w:sz w:val="21"/>
            <w:szCs w:val="21"/>
            <w:lang w:val="es-ES"/>
            <w:rPrChange w:id="457" w:author="Nombre de usuario" w:date="2010-07-20T09:07:00Z">
              <w:rPr>
                <w:rFonts w:ascii="Arial" w:hAnsi="Arial" w:cs="Arial"/>
                <w:color w:val="333333"/>
                <w:sz w:val="21"/>
                <w:szCs w:val="21"/>
              </w:rPr>
            </w:rPrChange>
          </w:rPr>
          <w:br/>
        </w:r>
        <w:r w:rsidRPr="00DB6E57">
          <w:rPr>
            <w:rStyle w:val="st5"/>
            <w:rFonts w:ascii="Arial" w:hAnsi="Arial" w:cs="Arial"/>
            <w:color w:val="333333"/>
            <w:sz w:val="21"/>
            <w:szCs w:val="21"/>
            <w:lang w:val="es-ES"/>
            <w:rPrChange w:id="458" w:author="Nombre de usuario" w:date="2010-07-20T09:07:00Z">
              <w:rPr>
                <w:rStyle w:val="st5"/>
                <w:rFonts w:ascii="Arial" w:hAnsi="Arial" w:cs="Arial"/>
                <w:color w:val="333333"/>
                <w:sz w:val="21"/>
                <w:szCs w:val="21"/>
              </w:rPr>
            </w:rPrChange>
          </w:rPr>
          <w:t>"Como característica general se evidencia una concentración de empresas, como evidencia la adquisición por parte de Omint de CS Salud (ex Consolidar Salud), que pertenecía al Grupo BBVA Banco Francés".</w:t>
        </w:r>
        <w:r w:rsidRPr="00DB6E57">
          <w:rPr>
            <w:rStyle w:val="apple-converted-space"/>
            <w:rFonts w:ascii="Arial" w:hAnsi="Arial" w:cs="Arial"/>
            <w:color w:val="333333"/>
            <w:sz w:val="21"/>
            <w:szCs w:val="21"/>
            <w:lang w:val="es-ES"/>
            <w:rPrChange w:id="459" w:author="Nombre de usuario" w:date="2010-07-20T09:07: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460" w:author="Nombre de usuario" w:date="2010-07-20T09:07:00Z">
              <w:rPr>
                <w:rFonts w:ascii="Arial" w:hAnsi="Arial" w:cs="Arial"/>
                <w:color w:val="333333"/>
                <w:sz w:val="21"/>
                <w:szCs w:val="21"/>
              </w:rPr>
            </w:rPrChange>
          </w:rPr>
          <w:br/>
        </w:r>
        <w:r w:rsidRPr="00DB6E57">
          <w:rPr>
            <w:rFonts w:ascii="Arial" w:hAnsi="Arial" w:cs="Arial"/>
            <w:color w:val="333333"/>
            <w:sz w:val="21"/>
            <w:szCs w:val="21"/>
            <w:lang w:val="es-ES"/>
            <w:rPrChange w:id="461" w:author="Nombre de usuario" w:date="2010-07-20T09:07:00Z">
              <w:rPr>
                <w:rFonts w:ascii="Arial" w:hAnsi="Arial" w:cs="Arial"/>
                <w:color w:val="333333"/>
                <w:sz w:val="21"/>
                <w:szCs w:val="21"/>
              </w:rPr>
            </w:rPrChange>
          </w:rPr>
          <w:br/>
        </w:r>
        <w:r w:rsidRPr="00DB6E57">
          <w:rPr>
            <w:rStyle w:val="st5"/>
            <w:rFonts w:ascii="Arial" w:hAnsi="Arial" w:cs="Arial"/>
            <w:color w:val="333333"/>
            <w:sz w:val="21"/>
            <w:szCs w:val="21"/>
            <w:lang w:val="es-ES"/>
            <w:rPrChange w:id="462" w:author="Nombre de usuario" w:date="2010-07-20T09:07:00Z">
              <w:rPr>
                <w:rStyle w:val="st5"/>
                <w:rFonts w:ascii="Arial" w:hAnsi="Arial" w:cs="Arial"/>
                <w:color w:val="333333"/>
                <w:sz w:val="21"/>
                <w:szCs w:val="21"/>
              </w:rPr>
            </w:rPrChange>
          </w:rPr>
          <w:t>Muchas empresas contratan planes de medicina prepaga para ofrecer algunos beneficios mayores a sus empleados. Estos acuerdos corporativos están en la mira de las grandes empresas de medicina prepaga, en 2007 representaron el 45% de sus cápitas (el 55% era contratado de modo individual), en 2009 ese porcentaje llegó al 48% de las cápitas.</w:t>
        </w:r>
        <w:r w:rsidRPr="00DB6E57">
          <w:rPr>
            <w:rFonts w:ascii="Arial" w:hAnsi="Arial" w:cs="Arial"/>
            <w:color w:val="333333"/>
            <w:sz w:val="21"/>
            <w:szCs w:val="21"/>
            <w:lang w:val="es-ES"/>
            <w:rPrChange w:id="463" w:author="Nombre de usuario" w:date="2010-07-20T09:07:00Z">
              <w:rPr>
                <w:rFonts w:ascii="Arial" w:hAnsi="Arial" w:cs="Arial"/>
                <w:color w:val="333333"/>
                <w:sz w:val="21"/>
                <w:szCs w:val="21"/>
              </w:rPr>
            </w:rPrChange>
          </w:rPr>
          <w:br/>
        </w:r>
        <w:r w:rsidRPr="00DB6E57">
          <w:rPr>
            <w:rFonts w:ascii="Arial" w:hAnsi="Arial" w:cs="Arial"/>
            <w:color w:val="333333"/>
            <w:sz w:val="21"/>
            <w:szCs w:val="21"/>
            <w:lang w:val="es-ES"/>
            <w:rPrChange w:id="464" w:author="Nombre de usuario" w:date="2010-07-20T09:07:00Z">
              <w:rPr>
                <w:rFonts w:ascii="Arial" w:hAnsi="Arial" w:cs="Arial"/>
                <w:color w:val="333333"/>
                <w:sz w:val="21"/>
                <w:szCs w:val="21"/>
              </w:rPr>
            </w:rPrChange>
          </w:rPr>
          <w:br/>
        </w:r>
        <w:r w:rsidRPr="00DB6E57">
          <w:rPr>
            <w:rStyle w:val="st5"/>
            <w:rFonts w:ascii="Arial" w:hAnsi="Arial" w:cs="Arial"/>
            <w:color w:val="333333"/>
            <w:sz w:val="21"/>
            <w:szCs w:val="21"/>
            <w:lang w:val="es-ES"/>
            <w:rPrChange w:id="465" w:author="Nombre de usuario" w:date="2010-07-20T09:07:00Z">
              <w:rPr>
                <w:rStyle w:val="st5"/>
                <w:rFonts w:ascii="Arial" w:hAnsi="Arial" w:cs="Arial"/>
                <w:color w:val="333333"/>
                <w:sz w:val="21"/>
                <w:szCs w:val="21"/>
              </w:rPr>
            </w:rPrChange>
          </w:rPr>
          <w:t>Las 15 primeras obras sociales representan el 54% del total de los afiliados a este tipo de obra social (incluye obras sociales de dirección y obras sociales sindicales).</w:t>
        </w:r>
        <w:r w:rsidRPr="00DB6E57">
          <w:rPr>
            <w:rStyle w:val="apple-converted-space"/>
            <w:rFonts w:ascii="Arial" w:hAnsi="Arial" w:cs="Arial"/>
            <w:color w:val="333333"/>
            <w:sz w:val="21"/>
            <w:szCs w:val="21"/>
            <w:lang w:val="es-ES"/>
            <w:rPrChange w:id="466" w:author="Nombre de usuario" w:date="2010-07-20T09:07: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467" w:author="Nombre de usuario" w:date="2010-07-20T09:07:00Z">
              <w:rPr>
                <w:rFonts w:ascii="Arial" w:hAnsi="Arial" w:cs="Arial"/>
                <w:color w:val="333333"/>
                <w:sz w:val="21"/>
                <w:szCs w:val="21"/>
              </w:rPr>
            </w:rPrChange>
          </w:rPr>
          <w:br/>
        </w:r>
        <w:r w:rsidRPr="00DB6E57">
          <w:rPr>
            <w:rFonts w:ascii="Arial" w:hAnsi="Arial" w:cs="Arial"/>
            <w:color w:val="333333"/>
            <w:sz w:val="21"/>
            <w:szCs w:val="21"/>
            <w:lang w:val="es-ES"/>
            <w:rPrChange w:id="468" w:author="Nombre de usuario" w:date="2010-07-20T09:07:00Z">
              <w:rPr>
                <w:rFonts w:ascii="Arial" w:hAnsi="Arial" w:cs="Arial"/>
                <w:color w:val="333333"/>
                <w:sz w:val="21"/>
                <w:szCs w:val="21"/>
              </w:rPr>
            </w:rPrChange>
          </w:rPr>
          <w:br/>
        </w:r>
        <w:r w:rsidRPr="00DB6E57">
          <w:rPr>
            <w:rStyle w:val="st5"/>
            <w:rFonts w:ascii="Arial" w:hAnsi="Arial" w:cs="Arial"/>
            <w:color w:val="333333"/>
            <w:sz w:val="21"/>
            <w:szCs w:val="21"/>
            <w:lang w:val="es-ES"/>
            <w:rPrChange w:id="469" w:author="Nombre de usuario" w:date="2010-07-20T09:07:00Z">
              <w:rPr>
                <w:rStyle w:val="st5"/>
                <w:rFonts w:ascii="Arial" w:hAnsi="Arial" w:cs="Arial"/>
                <w:color w:val="333333"/>
                <w:sz w:val="21"/>
                <w:szCs w:val="21"/>
              </w:rPr>
            </w:rPrChange>
          </w:rPr>
          <w:t>Las diez principales obras sociales representan el 46% de este tipo de cápitas. Entre las principales se encuentran OSECAC (Empleados de comercio), OSPRERA (Personal rural y estibadores) y OSPECOM (Personal de la construcción).</w:t>
        </w:r>
        <w:r w:rsidRPr="00DB6E57">
          <w:rPr>
            <w:rStyle w:val="apple-converted-space"/>
            <w:rFonts w:ascii="Arial" w:hAnsi="Arial" w:cs="Arial"/>
            <w:color w:val="333333"/>
            <w:sz w:val="21"/>
            <w:szCs w:val="21"/>
            <w:lang w:val="es-ES"/>
            <w:rPrChange w:id="470" w:author="Nombre de usuario" w:date="2010-07-20T09:07: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471" w:author="Nombre de usuario" w:date="2010-07-20T09:07:00Z">
              <w:rPr>
                <w:rFonts w:ascii="Arial" w:hAnsi="Arial" w:cs="Arial"/>
                <w:color w:val="333333"/>
                <w:sz w:val="21"/>
                <w:szCs w:val="21"/>
              </w:rPr>
            </w:rPrChange>
          </w:rPr>
          <w:br/>
        </w:r>
        <w:r w:rsidRPr="00DB6E57">
          <w:rPr>
            <w:rFonts w:ascii="Arial" w:hAnsi="Arial" w:cs="Arial"/>
            <w:color w:val="333333"/>
            <w:sz w:val="21"/>
            <w:szCs w:val="21"/>
            <w:lang w:val="es-ES"/>
            <w:rPrChange w:id="472" w:author="Nombre de usuario" w:date="2010-07-20T09:07:00Z">
              <w:rPr>
                <w:rFonts w:ascii="Arial" w:hAnsi="Arial" w:cs="Arial"/>
                <w:color w:val="333333"/>
                <w:sz w:val="21"/>
                <w:szCs w:val="21"/>
              </w:rPr>
            </w:rPrChange>
          </w:rPr>
          <w:br/>
        </w:r>
        <w:r w:rsidRPr="00DB6E57">
          <w:rPr>
            <w:rStyle w:val="st5"/>
            <w:rFonts w:ascii="Arial" w:hAnsi="Arial" w:cs="Arial"/>
            <w:color w:val="333333"/>
            <w:sz w:val="21"/>
            <w:szCs w:val="21"/>
            <w:lang w:val="es-ES"/>
            <w:rPrChange w:id="473" w:author="Nombre de usuario" w:date="2010-07-20T09:07:00Z">
              <w:rPr>
                <w:rStyle w:val="st5"/>
                <w:rFonts w:ascii="Arial" w:hAnsi="Arial" w:cs="Arial"/>
                <w:color w:val="333333"/>
                <w:sz w:val="21"/>
                <w:szCs w:val="21"/>
              </w:rPr>
            </w:rPrChange>
          </w:rPr>
          <w:t>Si se distingue por tipo de beneficiario, dentro de las obras sociales, el 69,3% se trata de trabajadores en relación de dependencia; el 20% son jubilados y pensionados; el 6,5%, monotributistas; el 1,4% son beneficios por desempleo; un 1,3%, adherentes, y el 0,6% corresponde al servicio doméstico.</w:t>
        </w:r>
        <w:r w:rsidRPr="00DB6E57">
          <w:rPr>
            <w:rFonts w:ascii="Arial" w:hAnsi="Arial" w:cs="Arial"/>
            <w:color w:val="333333"/>
            <w:sz w:val="17"/>
            <w:szCs w:val="17"/>
            <w:lang w:val="es-ES"/>
            <w:rPrChange w:id="474" w:author="Nombre de usuario" w:date="2010-07-20T09:07:00Z">
              <w:rPr>
                <w:rFonts w:ascii="Arial" w:hAnsi="Arial" w:cs="Arial"/>
                <w:color w:val="333333"/>
                <w:sz w:val="17"/>
                <w:szCs w:val="17"/>
              </w:rPr>
            </w:rPrChange>
          </w:rPr>
          <w:t xml:space="preserve"> </w:t>
        </w:r>
      </w:ins>
    </w:p>
    <w:p w:rsidR="00DB6E57" w:rsidRDefault="00DB6E57">
      <w:pPr>
        <w:spacing w:after="200"/>
        <w:jc w:val="left"/>
        <w:rPr>
          <w:ins w:id="475" w:author="Nombre de usuario" w:date="2010-07-20T09:08:00Z"/>
          <w:rFonts w:ascii="Arial" w:eastAsia="Times New Roman" w:hAnsi="Arial" w:cs="Arial"/>
          <w:color w:val="333333"/>
          <w:sz w:val="17"/>
          <w:szCs w:val="17"/>
          <w:lang w:val="es-ES" w:bidi="ar-SA"/>
        </w:rPr>
      </w:pPr>
      <w:ins w:id="476" w:author="Nombre de usuario" w:date="2010-07-20T09:08:00Z">
        <w:r>
          <w:rPr>
            <w:rFonts w:ascii="Arial" w:hAnsi="Arial" w:cs="Arial"/>
            <w:color w:val="333333"/>
            <w:sz w:val="17"/>
            <w:szCs w:val="17"/>
            <w:lang w:val="es-ES"/>
          </w:rPr>
          <w:br w:type="page"/>
        </w:r>
      </w:ins>
    </w:p>
    <w:p w:rsidR="00DB6E57" w:rsidRDefault="00DB6E57" w:rsidP="00DB6E57">
      <w:pPr>
        <w:pStyle w:val="Heading2"/>
        <w:rPr>
          <w:ins w:id="477" w:author="Nombre de usuario" w:date="2010-07-20T09:09:00Z"/>
          <w:lang w:val="es-ES"/>
        </w:rPr>
        <w:pPrChange w:id="478" w:author="Nombre de usuario" w:date="2010-07-20T09:09:00Z">
          <w:pPr>
            <w:numPr>
              <w:numId w:val="35"/>
            </w:numPr>
            <w:pBdr>
              <w:left w:val="single" w:sz="6" w:space="6" w:color="999999"/>
            </w:pBdr>
            <w:shd w:val="clear" w:color="auto" w:fill="FFFFFF"/>
            <w:tabs>
              <w:tab w:val="num" w:pos="720"/>
            </w:tabs>
            <w:spacing w:after="0" w:line="240" w:lineRule="atLeast"/>
            <w:ind w:hanging="360"/>
            <w:jc w:val="left"/>
          </w:pPr>
        </w:pPrChange>
      </w:pPr>
      <w:bookmarkStart w:id="479" w:name="_Toc267380888"/>
      <w:ins w:id="480" w:author="Nombre de usuario" w:date="2010-07-20T09:08:00Z">
        <w:r>
          <w:rPr>
            <w:lang w:val="es-ES"/>
          </w:rPr>
          <w:lastRenderedPageBreak/>
          <w:t xml:space="preserve">A.3 </w:t>
        </w:r>
      </w:ins>
      <w:ins w:id="481" w:author="Nombre de usuario" w:date="2010-07-20T09:09:00Z">
        <w:r>
          <w:rPr>
            <w:lang w:val="es-ES"/>
          </w:rPr>
          <w:t>–</w:t>
        </w:r>
      </w:ins>
      <w:bookmarkEnd w:id="479"/>
      <w:ins w:id="482" w:author="Nombre de usuario" w:date="2010-07-20T09:08:00Z">
        <w:r>
          <w:rPr>
            <w:lang w:val="es-ES"/>
          </w:rPr>
          <w:t xml:space="preserve"> </w:t>
        </w:r>
      </w:ins>
    </w:p>
    <w:p w:rsidR="00DB6E57" w:rsidRPr="00695451" w:rsidRDefault="00DB6E57" w:rsidP="00DB6E57">
      <w:pPr>
        <w:rPr>
          <w:ins w:id="483" w:author="Nombre de usuario" w:date="2010-07-20T09:10:00Z"/>
          <w:lang w:val="es-ES"/>
          <w:rPrChange w:id="484" w:author="Nombre de usuario" w:date="2010-07-20T09:10:00Z">
            <w:rPr>
              <w:ins w:id="485" w:author="Nombre de usuario" w:date="2010-07-20T09:10:00Z"/>
            </w:rPr>
          </w:rPrChange>
        </w:rPr>
        <w:pPrChange w:id="486" w:author="Nombre de usuario" w:date="2010-07-20T09:09:00Z">
          <w:pPr>
            <w:numPr>
              <w:numId w:val="35"/>
            </w:numPr>
            <w:pBdr>
              <w:left w:val="single" w:sz="6" w:space="6" w:color="999999"/>
            </w:pBdr>
            <w:shd w:val="clear" w:color="auto" w:fill="FFFFFF"/>
            <w:tabs>
              <w:tab w:val="num" w:pos="720"/>
            </w:tabs>
            <w:spacing w:after="0" w:line="240" w:lineRule="atLeast"/>
            <w:ind w:hanging="360"/>
            <w:jc w:val="left"/>
          </w:pPr>
        </w:pPrChange>
      </w:pPr>
      <w:ins w:id="487" w:author="Nombre de usuario" w:date="2010-07-20T09:09:00Z">
        <w:r>
          <w:fldChar w:fldCharType="begin"/>
        </w:r>
        <w:r w:rsidRPr="00DB6E57">
          <w:rPr>
            <w:lang w:val="es-ES"/>
            <w:rPrChange w:id="488" w:author="Nombre de usuario" w:date="2010-07-20T09:09:00Z">
              <w:rPr/>
            </w:rPrChange>
          </w:rPr>
          <w:instrText xml:space="preserve"> HYPERLINK "http://www.ieco.clarin.com/economia/salud-pais-gasta-paga_0_133500002.html" </w:instrText>
        </w:r>
        <w:r>
          <w:fldChar w:fldCharType="separate"/>
        </w:r>
        <w:r w:rsidRPr="00DB6E57">
          <w:rPr>
            <w:rStyle w:val="Hyperlink"/>
            <w:lang w:val="es-ES"/>
            <w:rPrChange w:id="489" w:author="Nombre de usuario" w:date="2010-07-20T09:09:00Z">
              <w:rPr>
                <w:rStyle w:val="Hyperlink"/>
              </w:rPr>
            </w:rPrChange>
          </w:rPr>
          <w:t>http://www.ieco.clarin.com/economia/salud-pais-gasta-paga_0_133500002.html</w:t>
        </w:r>
        <w:r>
          <w:fldChar w:fldCharType="end"/>
        </w:r>
      </w:ins>
    </w:p>
    <w:p w:rsidR="00695451" w:rsidRDefault="00695451" w:rsidP="00DB6E57">
      <w:pPr>
        <w:pStyle w:val="version"/>
        <w:shd w:val="clear" w:color="auto" w:fill="FFFFFF"/>
        <w:spacing w:before="0" w:beforeAutospacing="0" w:after="0" w:afterAutospacing="0"/>
        <w:rPr>
          <w:ins w:id="490" w:author="Nombre de usuario" w:date="2010-07-20T09:11:00Z"/>
          <w:rStyle w:val="apple-style-span"/>
          <w:rFonts w:ascii="Arial" w:hAnsi="Arial" w:cs="Arial"/>
          <w:color w:val="999999"/>
          <w:sz w:val="20"/>
          <w:szCs w:val="20"/>
          <w:lang w:val="es-ES"/>
        </w:rPr>
      </w:pPr>
      <w:ins w:id="491" w:author="Nombre de usuario" w:date="2010-07-20T09:11:00Z">
        <w:r>
          <w:rPr>
            <w:noProof/>
          </w:rPr>
          <w:drawing>
            <wp:inline distT="0" distB="0" distL="0" distR="0" wp14:anchorId="2FDE9E72" wp14:editId="0A714479">
              <wp:extent cx="1810385" cy="850265"/>
              <wp:effectExtent l="0" t="0" r="0" b="0"/>
              <wp:docPr id="37" name="Picture 37" descr="http://www.ieco.clarin.com/static/IECIeco/images/hd-home-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ieco.clarin.com/static/IECIeco/images/hd-home-logo.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10385" cy="850265"/>
                      </a:xfrm>
                      <a:prstGeom prst="rect">
                        <a:avLst/>
                      </a:prstGeom>
                      <a:noFill/>
                      <a:ln>
                        <a:noFill/>
                      </a:ln>
                    </pic:spPr>
                  </pic:pic>
                </a:graphicData>
              </a:graphic>
            </wp:inline>
          </w:drawing>
        </w:r>
      </w:ins>
    </w:p>
    <w:p w:rsidR="00695451" w:rsidRPr="00695451" w:rsidRDefault="00695451" w:rsidP="00DB6E57">
      <w:pPr>
        <w:pStyle w:val="version"/>
        <w:shd w:val="clear" w:color="auto" w:fill="FFFFFF"/>
        <w:spacing w:before="0" w:beforeAutospacing="0" w:after="0" w:afterAutospacing="0"/>
        <w:rPr>
          <w:ins w:id="492" w:author="Nombre de usuario" w:date="2010-07-20T09:11:00Z"/>
          <w:rStyle w:val="apple-style-span"/>
          <w:rFonts w:ascii="Arial" w:hAnsi="Arial" w:cs="Arial"/>
          <w:color w:val="999999"/>
          <w:sz w:val="20"/>
          <w:szCs w:val="20"/>
          <w:lang w:val="es-ES"/>
          <w:rPrChange w:id="493" w:author="Nombre de usuario" w:date="2010-07-20T09:11:00Z">
            <w:rPr>
              <w:ins w:id="494" w:author="Nombre de usuario" w:date="2010-07-20T09:11:00Z"/>
              <w:rStyle w:val="apple-style-span"/>
              <w:rFonts w:ascii="Arial" w:hAnsi="Arial" w:cs="Arial"/>
              <w:color w:val="999999"/>
              <w:sz w:val="20"/>
              <w:szCs w:val="20"/>
            </w:rPr>
          </w:rPrChange>
        </w:rPr>
      </w:pPr>
      <w:ins w:id="495" w:author="Nombre de usuario" w:date="2010-07-20T09:11:00Z">
        <w:r w:rsidRPr="00695451">
          <w:rPr>
            <w:rStyle w:val="apple-style-span"/>
            <w:rFonts w:ascii="Arial" w:hAnsi="Arial" w:cs="Arial"/>
            <w:color w:val="999999"/>
            <w:sz w:val="20"/>
            <w:szCs w:val="20"/>
            <w:lang w:val="es-ES"/>
            <w:rPrChange w:id="496" w:author="Nombre de usuario" w:date="2010-07-20T09:11:00Z">
              <w:rPr>
                <w:rStyle w:val="apple-style-span"/>
                <w:rFonts w:ascii="Arial" w:hAnsi="Arial" w:cs="Arial"/>
                <w:color w:val="999999"/>
                <w:sz w:val="20"/>
                <w:szCs w:val="20"/>
              </w:rPr>
            </w:rPrChange>
          </w:rPr>
          <w:t>Domingo 23 may 2010</w:t>
        </w:r>
      </w:ins>
    </w:p>
    <w:p w:rsidR="00DB6E57" w:rsidRPr="00DB6E57" w:rsidRDefault="00DB6E57" w:rsidP="00DB6E57">
      <w:pPr>
        <w:pStyle w:val="version"/>
        <w:shd w:val="clear" w:color="auto" w:fill="FFFFFF"/>
        <w:spacing w:before="0" w:beforeAutospacing="0" w:after="0" w:afterAutospacing="0"/>
        <w:rPr>
          <w:ins w:id="497" w:author="Nombre de usuario" w:date="2010-07-20T09:09:00Z"/>
          <w:rFonts w:ascii="Arial" w:hAnsi="Arial" w:cs="Arial"/>
          <w:color w:val="000000"/>
          <w:sz w:val="18"/>
          <w:szCs w:val="18"/>
          <w:lang w:val="es-ES"/>
          <w:rPrChange w:id="498" w:author="Nombre de usuario" w:date="2010-07-20T09:09:00Z">
            <w:rPr>
              <w:ins w:id="499" w:author="Nombre de usuario" w:date="2010-07-20T09:09:00Z"/>
              <w:rFonts w:ascii="Arial" w:hAnsi="Arial" w:cs="Arial"/>
              <w:color w:val="000000"/>
              <w:sz w:val="18"/>
              <w:szCs w:val="18"/>
            </w:rPr>
          </w:rPrChange>
        </w:rPr>
      </w:pPr>
      <w:ins w:id="500" w:author="Nombre de usuario" w:date="2010-07-20T09:09:00Z">
        <w:r w:rsidRPr="00DB6E57">
          <w:rPr>
            <w:rFonts w:ascii="Arial" w:hAnsi="Arial" w:cs="Arial"/>
            <w:color w:val="000000"/>
            <w:sz w:val="18"/>
            <w:szCs w:val="18"/>
            <w:lang w:val="es-ES"/>
            <w:rPrChange w:id="501" w:author="Nombre de usuario" w:date="2010-07-20T09:09:00Z">
              <w:rPr>
                <w:rFonts w:ascii="Arial" w:hAnsi="Arial" w:cs="Arial"/>
                <w:color w:val="000000"/>
                <w:sz w:val="18"/>
                <w:szCs w:val="18"/>
              </w:rPr>
            </w:rPrChange>
          </w:rPr>
          <w:t>Versión para imprimir</w:t>
        </w:r>
      </w:ins>
    </w:p>
    <w:p w:rsidR="00DB6E57" w:rsidRPr="00DB6E57" w:rsidRDefault="00DB6E57" w:rsidP="000D74AD">
      <w:pPr>
        <w:rPr>
          <w:ins w:id="502" w:author="Nombre de usuario" w:date="2010-07-20T09:09:00Z"/>
          <w:color w:val="919191"/>
          <w:lang w:val="es-ES"/>
          <w:rPrChange w:id="503" w:author="Nombre de usuario" w:date="2010-07-20T09:09:00Z">
            <w:rPr>
              <w:ins w:id="504" w:author="Nombre de usuario" w:date="2010-07-20T09:09:00Z"/>
              <w:rFonts w:ascii="Georgia" w:hAnsi="Georgia" w:cs="Arial"/>
              <w:caps/>
              <w:color w:val="919191"/>
              <w:sz w:val="33"/>
              <w:szCs w:val="33"/>
            </w:rPr>
          </w:rPrChange>
        </w:rPr>
        <w:pPrChange w:id="505" w:author="Nombre de usuario" w:date="2010-07-20T09:19:00Z">
          <w:pPr>
            <w:pStyle w:val="Heading3"/>
            <w:pBdr>
              <w:top w:val="single" w:sz="12" w:space="1" w:color="666666"/>
              <w:bottom w:val="single" w:sz="6" w:space="0" w:color="666666"/>
            </w:pBdr>
            <w:shd w:val="clear" w:color="auto" w:fill="FFFFFF"/>
            <w:spacing w:before="0"/>
          </w:pPr>
        </w:pPrChange>
      </w:pPr>
      <w:bookmarkStart w:id="506" w:name="_Toc267380889"/>
      <w:ins w:id="507" w:author="Nombre de usuario" w:date="2010-07-20T09:09:00Z">
        <w:r w:rsidRPr="00DB6E57">
          <w:rPr>
            <w:rStyle w:val="Emphasis"/>
            <w:rFonts w:ascii="Georgia" w:hAnsi="Georgia" w:cs="Arial"/>
            <w:b w:val="0"/>
            <w:bCs w:val="0"/>
            <w:caps/>
            <w:color w:val="014B7C"/>
            <w:sz w:val="33"/>
            <w:szCs w:val="33"/>
            <w:lang w:val="es-ES"/>
            <w:rPrChange w:id="508" w:author="Nombre de usuario" w:date="2010-07-20T09:09:00Z">
              <w:rPr>
                <w:rStyle w:val="Emphasis"/>
                <w:rFonts w:ascii="Georgia" w:hAnsi="Georgia" w:cs="Arial"/>
                <w:b w:val="0"/>
                <w:bCs w:val="0"/>
                <w:caps/>
                <w:color w:val="014B7C"/>
                <w:sz w:val="33"/>
                <w:szCs w:val="33"/>
              </w:rPr>
            </w:rPrChange>
          </w:rPr>
          <w:t>ECONOMÍA</w:t>
        </w:r>
        <w:bookmarkEnd w:id="506"/>
      </w:ins>
    </w:p>
    <w:p w:rsidR="00DB6E57" w:rsidRPr="00DB6E57" w:rsidRDefault="00DB6E57" w:rsidP="00DB6E57">
      <w:pPr>
        <w:pStyle w:val="Heading4"/>
        <w:shd w:val="clear" w:color="auto" w:fill="FFFFFF"/>
        <w:spacing w:after="75" w:line="270" w:lineRule="atLeast"/>
        <w:rPr>
          <w:ins w:id="509" w:author="Nombre de usuario" w:date="2010-07-20T09:09:00Z"/>
          <w:rFonts w:ascii="Arial" w:hAnsi="Arial" w:cs="Arial"/>
          <w:b w:val="0"/>
          <w:bCs w:val="0"/>
          <w:caps/>
          <w:color w:val="666666"/>
          <w:sz w:val="21"/>
          <w:szCs w:val="21"/>
          <w:lang w:val="es-ES"/>
          <w:rPrChange w:id="510" w:author="Nombre de usuario" w:date="2010-07-20T09:09:00Z">
            <w:rPr>
              <w:ins w:id="511" w:author="Nombre de usuario" w:date="2010-07-20T09:09:00Z"/>
              <w:rFonts w:ascii="Arial" w:hAnsi="Arial" w:cs="Arial"/>
              <w:b w:val="0"/>
              <w:bCs w:val="0"/>
              <w:caps/>
              <w:color w:val="666666"/>
              <w:sz w:val="21"/>
              <w:szCs w:val="21"/>
            </w:rPr>
          </w:rPrChange>
        </w:rPr>
      </w:pPr>
      <w:ins w:id="512" w:author="Nombre de usuario" w:date="2010-07-20T09:09:00Z">
        <w:r w:rsidRPr="00DB6E57">
          <w:rPr>
            <w:rFonts w:ascii="Arial" w:hAnsi="Arial" w:cs="Arial"/>
            <w:b w:val="0"/>
            <w:bCs w:val="0"/>
            <w:caps/>
            <w:color w:val="666666"/>
            <w:sz w:val="21"/>
            <w:szCs w:val="21"/>
            <w:lang w:val="es-ES"/>
            <w:rPrChange w:id="513" w:author="Nombre de usuario" w:date="2010-07-20T09:09:00Z">
              <w:rPr>
                <w:rFonts w:ascii="Arial" w:hAnsi="Arial" w:cs="Arial"/>
                <w:b w:val="0"/>
                <w:bCs w:val="0"/>
                <w:caps/>
                <w:color w:val="666666"/>
                <w:sz w:val="21"/>
                <w:szCs w:val="21"/>
              </w:rPr>
            </w:rPrChange>
          </w:rPr>
          <w:t>COBERTURA</w:t>
        </w:r>
      </w:ins>
    </w:p>
    <w:p w:rsidR="00DB6E57" w:rsidRPr="00DB6E57" w:rsidRDefault="00DB6E57" w:rsidP="00DB6E57">
      <w:pPr>
        <w:pStyle w:val="Heading2"/>
        <w:shd w:val="clear" w:color="auto" w:fill="FFFFFF"/>
        <w:spacing w:before="0" w:after="150" w:line="675" w:lineRule="atLeast"/>
        <w:rPr>
          <w:ins w:id="514" w:author="Nombre de usuario" w:date="2010-07-20T09:09:00Z"/>
          <w:rFonts w:ascii="Georgia" w:hAnsi="Georgia" w:cs="Arial"/>
          <w:b/>
          <w:bCs/>
          <w:color w:val="000000"/>
          <w:spacing w:val="-5"/>
          <w:sz w:val="62"/>
          <w:szCs w:val="62"/>
          <w:lang w:val="es-ES"/>
          <w:rPrChange w:id="515" w:author="Nombre de usuario" w:date="2010-07-20T09:09:00Z">
            <w:rPr>
              <w:ins w:id="516" w:author="Nombre de usuario" w:date="2010-07-20T09:09:00Z"/>
              <w:rFonts w:ascii="Georgia" w:hAnsi="Georgia" w:cs="Arial"/>
              <w:b/>
              <w:bCs/>
              <w:color w:val="000000"/>
              <w:spacing w:val="-5"/>
              <w:sz w:val="62"/>
              <w:szCs w:val="62"/>
            </w:rPr>
          </w:rPrChange>
        </w:rPr>
      </w:pPr>
      <w:bookmarkStart w:id="517" w:name="_Toc267380890"/>
      <w:ins w:id="518" w:author="Nombre de usuario" w:date="2010-07-20T09:09:00Z">
        <w:r w:rsidRPr="00DB6E57">
          <w:rPr>
            <w:rFonts w:ascii="Georgia" w:hAnsi="Georgia" w:cs="Arial"/>
            <w:b/>
            <w:bCs/>
            <w:color w:val="000000"/>
            <w:spacing w:val="-5"/>
            <w:sz w:val="62"/>
            <w:szCs w:val="62"/>
            <w:lang w:val="es-ES"/>
            <w:rPrChange w:id="519" w:author="Nombre de usuario" w:date="2010-07-20T09:09:00Z">
              <w:rPr>
                <w:rFonts w:ascii="Georgia" w:hAnsi="Georgia" w:cs="Arial"/>
                <w:b/>
                <w:bCs/>
                <w:color w:val="000000"/>
                <w:spacing w:val="-5"/>
                <w:sz w:val="62"/>
                <w:szCs w:val="62"/>
              </w:rPr>
            </w:rPrChange>
          </w:rPr>
          <w:t>La salud en el país: cuánto se gasta y quién la paga</w:t>
        </w:r>
        <w:bookmarkEnd w:id="517"/>
      </w:ins>
    </w:p>
    <w:p w:rsidR="00DB6E57" w:rsidRPr="00DB6E57" w:rsidRDefault="00DB6E57" w:rsidP="00DB6E57">
      <w:pPr>
        <w:pStyle w:val="NormalWeb"/>
        <w:shd w:val="clear" w:color="auto" w:fill="FFFFFF"/>
        <w:spacing w:before="0" w:beforeAutospacing="0" w:after="0" w:afterAutospacing="0"/>
        <w:rPr>
          <w:ins w:id="520" w:author="Nombre de usuario" w:date="2010-07-20T09:09:00Z"/>
          <w:rFonts w:ascii="Arial" w:hAnsi="Arial" w:cs="Arial"/>
          <w:color w:val="000000"/>
          <w:sz w:val="20"/>
          <w:szCs w:val="20"/>
          <w:lang w:val="es-ES"/>
          <w:rPrChange w:id="521" w:author="Nombre de usuario" w:date="2010-07-20T09:09:00Z">
            <w:rPr>
              <w:ins w:id="522" w:author="Nombre de usuario" w:date="2010-07-20T09:09:00Z"/>
              <w:rFonts w:ascii="Arial" w:hAnsi="Arial" w:cs="Arial"/>
              <w:color w:val="000000"/>
              <w:sz w:val="20"/>
              <w:szCs w:val="20"/>
            </w:rPr>
          </w:rPrChange>
        </w:rPr>
      </w:pPr>
      <w:ins w:id="523" w:author="Nombre de usuario" w:date="2010-07-20T09:09:00Z">
        <w:r w:rsidRPr="00DB6E57">
          <w:rPr>
            <w:rStyle w:val="st48"/>
            <w:rFonts w:ascii="Arial" w:hAnsi="Arial" w:cs="Arial"/>
            <w:color w:val="000000"/>
            <w:lang w:val="es-ES"/>
            <w:rPrChange w:id="524" w:author="Nombre de usuario" w:date="2010-07-20T09:09:00Z">
              <w:rPr>
                <w:rStyle w:val="st48"/>
                <w:rFonts w:ascii="Arial" w:hAnsi="Arial" w:cs="Arial"/>
                <w:color w:val="000000"/>
              </w:rPr>
            </w:rPrChange>
          </w:rPr>
          <w:t>La Argentina tiene un gasto en salud equivalente a países de mayor desarrollo. Pero el dinero se utiliza muy mal.</w:t>
        </w:r>
        <w:r w:rsidRPr="00DB6E57">
          <w:rPr>
            <w:rStyle w:val="apple-converted-space"/>
            <w:rFonts w:ascii="Arial" w:hAnsi="Arial" w:cs="Arial"/>
            <w:color w:val="000000"/>
            <w:lang w:val="es-ES"/>
            <w:rPrChange w:id="525" w:author="Nombre de usuario" w:date="2010-07-20T09:09:00Z">
              <w:rPr>
                <w:rStyle w:val="apple-converted-space"/>
                <w:rFonts w:ascii="Arial" w:hAnsi="Arial" w:cs="Arial"/>
                <w:color w:val="000000"/>
              </w:rPr>
            </w:rPrChange>
          </w:rPr>
          <w:t> </w:t>
        </w:r>
      </w:ins>
    </w:p>
    <w:p w:rsidR="00DB6E57" w:rsidRPr="00DB6E57" w:rsidRDefault="00DB6E57" w:rsidP="00DB6E57">
      <w:pPr>
        <w:shd w:val="clear" w:color="auto" w:fill="FFFFFF"/>
        <w:spacing w:line="180" w:lineRule="atLeast"/>
        <w:rPr>
          <w:ins w:id="526" w:author="Nombre de usuario" w:date="2010-07-20T09:09:00Z"/>
          <w:rFonts w:ascii="Arial" w:hAnsi="Arial" w:cs="Arial"/>
          <w:color w:val="666666"/>
          <w:sz w:val="18"/>
          <w:szCs w:val="18"/>
          <w:lang w:val="es-ES"/>
          <w:rPrChange w:id="527" w:author="Nombre de usuario" w:date="2010-07-20T09:09:00Z">
            <w:rPr>
              <w:ins w:id="528" w:author="Nombre de usuario" w:date="2010-07-20T09:09:00Z"/>
              <w:rFonts w:ascii="Arial" w:hAnsi="Arial" w:cs="Arial"/>
              <w:color w:val="666666"/>
              <w:sz w:val="18"/>
              <w:szCs w:val="18"/>
            </w:rPr>
          </w:rPrChange>
        </w:rPr>
      </w:pPr>
      <w:ins w:id="529" w:author="Nombre de usuario" w:date="2010-07-20T09:09:00Z">
        <w:r w:rsidRPr="00DB6E57">
          <w:rPr>
            <w:rFonts w:ascii="Arial" w:hAnsi="Arial" w:cs="Arial"/>
            <w:color w:val="666666"/>
            <w:sz w:val="18"/>
            <w:szCs w:val="18"/>
            <w:lang w:val="es-ES"/>
            <w:rPrChange w:id="530" w:author="Nombre de usuario" w:date="2010-07-20T09:09:00Z">
              <w:rPr>
                <w:rFonts w:ascii="Arial" w:hAnsi="Arial" w:cs="Arial"/>
                <w:color w:val="666666"/>
                <w:sz w:val="18"/>
                <w:szCs w:val="18"/>
              </w:rPr>
            </w:rPrChange>
          </w:rPr>
          <w:t>Por</w:t>
        </w:r>
        <w:r w:rsidRPr="00DB6E57">
          <w:rPr>
            <w:rStyle w:val="Emphasis"/>
            <w:rFonts w:ascii="Arial" w:hAnsi="Arial" w:cs="Arial"/>
            <w:caps/>
            <w:color w:val="003366"/>
            <w:sz w:val="18"/>
            <w:szCs w:val="18"/>
            <w:lang w:val="es-ES"/>
            <w:rPrChange w:id="531" w:author="Nombre de usuario" w:date="2010-07-20T09:09:00Z">
              <w:rPr>
                <w:rStyle w:val="Emphasis"/>
                <w:rFonts w:ascii="Arial" w:hAnsi="Arial" w:cs="Arial"/>
                <w:caps/>
                <w:color w:val="003366"/>
                <w:sz w:val="18"/>
                <w:szCs w:val="18"/>
              </w:rPr>
            </w:rPrChange>
          </w:rPr>
          <w:t>ANAHÍ ABELEDO</w:t>
        </w:r>
      </w:ins>
    </w:p>
    <w:p w:rsidR="00DB6E57" w:rsidRPr="000D74AD" w:rsidRDefault="00DB6E57" w:rsidP="00DB6E57">
      <w:pPr>
        <w:pStyle w:val="NormalWeb"/>
        <w:shd w:val="clear" w:color="auto" w:fill="FFFFFF"/>
        <w:spacing w:before="0" w:beforeAutospacing="0" w:after="0" w:afterAutospacing="0" w:line="285" w:lineRule="atLeast"/>
        <w:rPr>
          <w:ins w:id="532" w:author="Nombre de usuario" w:date="2010-07-20T09:09:00Z"/>
          <w:rFonts w:ascii="Arial" w:hAnsi="Arial" w:cs="Arial"/>
          <w:color w:val="333333"/>
          <w:sz w:val="21"/>
          <w:szCs w:val="21"/>
          <w:lang w:val="es-ES"/>
          <w:rPrChange w:id="533" w:author="Nombre de usuario" w:date="2010-07-20T09:19:00Z">
            <w:rPr>
              <w:ins w:id="534" w:author="Nombre de usuario" w:date="2010-07-20T09:09:00Z"/>
              <w:rFonts w:ascii="Arial" w:hAnsi="Arial" w:cs="Arial"/>
              <w:color w:val="333333"/>
              <w:sz w:val="21"/>
              <w:szCs w:val="21"/>
            </w:rPr>
          </w:rPrChange>
        </w:rPr>
      </w:pPr>
      <w:ins w:id="535" w:author="Nombre de usuario" w:date="2010-07-20T09:09:00Z">
        <w:r w:rsidRPr="00DB6E57">
          <w:rPr>
            <w:rStyle w:val="st3391"/>
            <w:rFonts w:ascii="Arial" w:hAnsi="Arial" w:cs="Arial"/>
            <w:color w:val="333333"/>
            <w:sz w:val="21"/>
            <w:szCs w:val="21"/>
            <w:lang w:val="es-ES"/>
            <w:rPrChange w:id="536" w:author="Nombre de usuario" w:date="2010-07-20T09:09:00Z">
              <w:rPr>
                <w:rStyle w:val="st3391"/>
                <w:rFonts w:ascii="Arial" w:hAnsi="Arial" w:cs="Arial"/>
                <w:color w:val="333333"/>
                <w:sz w:val="21"/>
                <w:szCs w:val="21"/>
              </w:rPr>
            </w:rPrChange>
          </w:rPr>
          <w:t>D</w:t>
        </w:r>
        <w:r w:rsidRPr="00DB6E57">
          <w:rPr>
            <w:rStyle w:val="st5"/>
            <w:rFonts w:ascii="Arial" w:hAnsi="Arial" w:cs="Arial"/>
            <w:color w:val="333333"/>
            <w:sz w:val="21"/>
            <w:szCs w:val="21"/>
            <w:lang w:val="es-ES"/>
            <w:rPrChange w:id="537" w:author="Nombre de usuario" w:date="2010-07-20T09:09:00Z">
              <w:rPr>
                <w:rStyle w:val="st5"/>
                <w:rFonts w:ascii="Arial" w:hAnsi="Arial" w:cs="Arial"/>
                <w:color w:val="333333"/>
                <w:sz w:val="21"/>
                <w:szCs w:val="21"/>
              </w:rPr>
            </w:rPrChange>
          </w:rPr>
          <w:t>urante 2009, el gasto en salud de la población argentina sumó $ 102.000 millones, lo que representó un 9,6% del PBI y un aumento del 35% respecto al gasto del año anterior. El incremento se explica, en su mayor parte, por el aumento de los precios (aproximadamente un 25%), pero significó también un crecimiento real del sector en torno a un 10%.</w:t>
        </w:r>
        <w:r w:rsidRPr="00DB6E57">
          <w:rPr>
            <w:rStyle w:val="apple-converted-space"/>
            <w:rFonts w:ascii="Arial" w:hAnsi="Arial" w:cs="Arial"/>
            <w:color w:val="333333"/>
            <w:sz w:val="21"/>
            <w:szCs w:val="21"/>
            <w:lang w:val="es-ES"/>
            <w:rPrChange w:id="538" w:author="Nombre de usuario" w:date="2010-07-20T09:09: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539" w:author="Nombre de usuario" w:date="2010-07-20T09:09:00Z">
              <w:rPr>
                <w:rFonts w:ascii="Arial" w:hAnsi="Arial" w:cs="Arial"/>
                <w:color w:val="333333"/>
                <w:sz w:val="21"/>
                <w:szCs w:val="21"/>
              </w:rPr>
            </w:rPrChange>
          </w:rPr>
          <w:br/>
        </w:r>
        <w:r w:rsidRPr="00DB6E57">
          <w:rPr>
            <w:rFonts w:ascii="Arial" w:hAnsi="Arial" w:cs="Arial"/>
            <w:color w:val="333333"/>
            <w:sz w:val="21"/>
            <w:szCs w:val="21"/>
            <w:lang w:val="es-ES"/>
            <w:rPrChange w:id="540" w:author="Nombre de usuario" w:date="2010-07-20T09:09:00Z">
              <w:rPr>
                <w:rFonts w:ascii="Arial" w:hAnsi="Arial" w:cs="Arial"/>
                <w:color w:val="333333"/>
                <w:sz w:val="21"/>
                <w:szCs w:val="21"/>
              </w:rPr>
            </w:rPrChange>
          </w:rPr>
          <w:br/>
        </w:r>
        <w:r w:rsidRPr="00DB6E57">
          <w:rPr>
            <w:rStyle w:val="st5"/>
            <w:rFonts w:ascii="Arial" w:hAnsi="Arial" w:cs="Arial"/>
            <w:color w:val="333333"/>
            <w:sz w:val="21"/>
            <w:szCs w:val="21"/>
            <w:lang w:val="es-ES"/>
            <w:rPrChange w:id="541" w:author="Nombre de usuario" w:date="2010-07-20T09:09:00Z">
              <w:rPr>
                <w:rStyle w:val="st5"/>
                <w:rFonts w:ascii="Arial" w:hAnsi="Arial" w:cs="Arial"/>
                <w:color w:val="333333"/>
                <w:sz w:val="21"/>
                <w:szCs w:val="21"/>
              </w:rPr>
            </w:rPrChange>
          </w:rPr>
          <w:t>La tendencia a una mayor afiliación a las obras sociales y a empresas de medicina prepaga, iniciada en 2003, se mantuvo pese a los altibajos en el empleo. Sin embargo, el 43% de la población más de 17 millones de personas-- continúa sin cobertura médica personal o gremial y depende de la atención hospitalaria y centros de salud estatales, que cuentan sólo con el 28% de los recursos totales del sistema de salud.</w:t>
        </w:r>
        <w:r w:rsidRPr="00DB6E57">
          <w:rPr>
            <w:rStyle w:val="apple-converted-space"/>
            <w:rFonts w:ascii="Arial" w:hAnsi="Arial" w:cs="Arial"/>
            <w:color w:val="333333"/>
            <w:sz w:val="21"/>
            <w:szCs w:val="21"/>
            <w:lang w:val="es-ES"/>
            <w:rPrChange w:id="542" w:author="Nombre de usuario" w:date="2010-07-20T09:09: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543" w:author="Nombre de usuario" w:date="2010-07-20T09:09:00Z">
              <w:rPr>
                <w:rFonts w:ascii="Arial" w:hAnsi="Arial" w:cs="Arial"/>
                <w:color w:val="333333"/>
                <w:sz w:val="21"/>
                <w:szCs w:val="21"/>
              </w:rPr>
            </w:rPrChange>
          </w:rPr>
          <w:br/>
        </w:r>
        <w:r w:rsidRPr="00DB6E57">
          <w:rPr>
            <w:rFonts w:ascii="Arial" w:hAnsi="Arial" w:cs="Arial"/>
            <w:color w:val="333333"/>
            <w:sz w:val="21"/>
            <w:szCs w:val="21"/>
            <w:lang w:val="es-ES"/>
            <w:rPrChange w:id="544" w:author="Nombre de usuario" w:date="2010-07-20T09:09:00Z">
              <w:rPr>
                <w:rFonts w:ascii="Arial" w:hAnsi="Arial" w:cs="Arial"/>
                <w:color w:val="333333"/>
                <w:sz w:val="21"/>
                <w:szCs w:val="21"/>
              </w:rPr>
            </w:rPrChange>
          </w:rPr>
          <w:br/>
        </w:r>
        <w:r w:rsidRPr="00DB6E57">
          <w:rPr>
            <w:rStyle w:val="st5"/>
            <w:rFonts w:ascii="Arial" w:hAnsi="Arial" w:cs="Arial"/>
            <w:color w:val="333333"/>
            <w:sz w:val="21"/>
            <w:szCs w:val="21"/>
            <w:lang w:val="es-ES"/>
            <w:rPrChange w:id="545" w:author="Nombre de usuario" w:date="2010-07-20T09:09:00Z">
              <w:rPr>
                <w:rStyle w:val="st5"/>
                <w:rFonts w:ascii="Arial" w:hAnsi="Arial" w:cs="Arial"/>
                <w:color w:val="333333"/>
                <w:sz w:val="21"/>
                <w:szCs w:val="21"/>
              </w:rPr>
            </w:rPrChange>
          </w:rPr>
          <w:t>En la Argentina, según datos del Banco Mundial, se destinan anualmente 658 dólares por habitante para la atención de la salud; la cifra es una de las más altas de América Latina y llega a triplicar la de países con un grado de desarrollo económico similar.</w:t>
        </w:r>
        <w:r w:rsidRPr="00DB6E57">
          <w:rPr>
            <w:rStyle w:val="apple-converted-space"/>
            <w:rFonts w:ascii="Arial" w:hAnsi="Arial" w:cs="Arial"/>
            <w:color w:val="333333"/>
            <w:sz w:val="21"/>
            <w:szCs w:val="21"/>
            <w:lang w:val="es-ES"/>
            <w:rPrChange w:id="546" w:author="Nombre de usuario" w:date="2010-07-20T09:09: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547" w:author="Nombre de usuario" w:date="2010-07-20T09:09:00Z">
              <w:rPr>
                <w:rFonts w:ascii="Arial" w:hAnsi="Arial" w:cs="Arial"/>
                <w:color w:val="333333"/>
                <w:sz w:val="21"/>
                <w:szCs w:val="21"/>
              </w:rPr>
            </w:rPrChange>
          </w:rPr>
          <w:br/>
        </w:r>
        <w:r w:rsidRPr="00DB6E57">
          <w:rPr>
            <w:rFonts w:ascii="Arial" w:hAnsi="Arial" w:cs="Arial"/>
            <w:color w:val="333333"/>
            <w:sz w:val="21"/>
            <w:szCs w:val="21"/>
            <w:lang w:val="es-ES"/>
            <w:rPrChange w:id="548" w:author="Nombre de usuario" w:date="2010-07-20T09:09:00Z">
              <w:rPr>
                <w:rFonts w:ascii="Arial" w:hAnsi="Arial" w:cs="Arial"/>
                <w:color w:val="333333"/>
                <w:sz w:val="21"/>
                <w:szCs w:val="21"/>
              </w:rPr>
            </w:rPrChange>
          </w:rPr>
          <w:br/>
        </w:r>
        <w:r w:rsidRPr="00DB6E57">
          <w:rPr>
            <w:rStyle w:val="st5"/>
            <w:rFonts w:ascii="Arial" w:hAnsi="Arial" w:cs="Arial"/>
            <w:color w:val="333333"/>
            <w:sz w:val="21"/>
            <w:szCs w:val="21"/>
            <w:lang w:val="es-ES"/>
            <w:rPrChange w:id="549" w:author="Nombre de usuario" w:date="2010-07-20T09:09:00Z">
              <w:rPr>
                <w:rStyle w:val="st5"/>
                <w:rFonts w:ascii="Arial" w:hAnsi="Arial" w:cs="Arial"/>
                <w:color w:val="333333"/>
                <w:sz w:val="21"/>
                <w:szCs w:val="21"/>
              </w:rPr>
            </w:rPrChange>
          </w:rPr>
          <w:t>En cuanto al gasto en salud como porcentaje del PBI, se ubica -en el promedio global-- rozando el de muchos países de altos ingresos. No obstante, el país mantiene una tasa de mortalidad de niños menores de 5 años del 13 por mil, que llega a duplicar la de algunos países que gastan menos, como Chile (336 dólares por habitante) o Brasil (267 dólares por habitante), cuyas tasas de mortandad infantil son del 7 y el 10 por mil, respectivamente.</w:t>
        </w:r>
        <w:r w:rsidRPr="00DB6E57">
          <w:rPr>
            <w:rStyle w:val="apple-converted-space"/>
            <w:rFonts w:ascii="Arial" w:hAnsi="Arial" w:cs="Arial"/>
            <w:color w:val="333333"/>
            <w:sz w:val="21"/>
            <w:szCs w:val="21"/>
            <w:lang w:val="es-ES"/>
            <w:rPrChange w:id="550" w:author="Nombre de usuario" w:date="2010-07-20T09:09: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551" w:author="Nombre de usuario" w:date="2010-07-20T09:09:00Z">
              <w:rPr>
                <w:rFonts w:ascii="Arial" w:hAnsi="Arial" w:cs="Arial"/>
                <w:color w:val="333333"/>
                <w:sz w:val="21"/>
                <w:szCs w:val="21"/>
              </w:rPr>
            </w:rPrChange>
          </w:rPr>
          <w:br/>
        </w:r>
        <w:r w:rsidRPr="00DB6E57">
          <w:rPr>
            <w:rFonts w:ascii="Arial" w:hAnsi="Arial" w:cs="Arial"/>
            <w:color w:val="333333"/>
            <w:sz w:val="21"/>
            <w:szCs w:val="21"/>
            <w:lang w:val="es-ES"/>
            <w:rPrChange w:id="552" w:author="Nombre de usuario" w:date="2010-07-20T09:09:00Z">
              <w:rPr>
                <w:rFonts w:ascii="Arial" w:hAnsi="Arial" w:cs="Arial"/>
                <w:color w:val="333333"/>
                <w:sz w:val="21"/>
                <w:szCs w:val="21"/>
              </w:rPr>
            </w:rPrChange>
          </w:rPr>
          <w:br/>
        </w:r>
        <w:r w:rsidRPr="00DB6E57">
          <w:rPr>
            <w:rStyle w:val="st5"/>
            <w:rFonts w:ascii="Arial" w:hAnsi="Arial" w:cs="Arial"/>
            <w:color w:val="333333"/>
            <w:sz w:val="21"/>
            <w:szCs w:val="21"/>
            <w:lang w:val="es-ES"/>
            <w:rPrChange w:id="553" w:author="Nombre de usuario" w:date="2010-07-20T09:09:00Z">
              <w:rPr>
                <w:rStyle w:val="st5"/>
                <w:rFonts w:ascii="Arial" w:hAnsi="Arial" w:cs="Arial"/>
                <w:color w:val="333333"/>
                <w:sz w:val="21"/>
                <w:szCs w:val="21"/>
              </w:rPr>
            </w:rPrChange>
          </w:rPr>
          <w:t xml:space="preserve">Estas son algunas de las conclusiones que se desprenden del informe sectorial sobre el Sistema de Salud 2010 -- Prepagas y Obras Sociales, de la consultora Key Market, en el cual se estima que </w:t>
        </w:r>
        <w:r w:rsidRPr="00DB6E57">
          <w:rPr>
            <w:rStyle w:val="st5"/>
            <w:rFonts w:ascii="Arial" w:hAnsi="Arial" w:cs="Arial"/>
            <w:color w:val="333333"/>
            <w:sz w:val="21"/>
            <w:szCs w:val="21"/>
            <w:lang w:val="es-ES"/>
            <w:rPrChange w:id="554" w:author="Nombre de usuario" w:date="2010-07-20T09:09:00Z">
              <w:rPr>
                <w:rStyle w:val="st5"/>
                <w:rFonts w:ascii="Arial" w:hAnsi="Arial" w:cs="Arial"/>
                <w:color w:val="333333"/>
                <w:sz w:val="21"/>
                <w:szCs w:val="21"/>
              </w:rPr>
            </w:rPrChange>
          </w:rPr>
          <w:lastRenderedPageBreak/>
          <w:t>para 2010 el movimiento será un 20% mayor, del cual aproximadamente un 15% responderá al efecto precio y un 5% al crecimiento real del sector.</w:t>
        </w:r>
        <w:r w:rsidRPr="00DB6E57">
          <w:rPr>
            <w:rStyle w:val="apple-converted-space"/>
            <w:rFonts w:ascii="Arial" w:hAnsi="Arial" w:cs="Arial"/>
            <w:color w:val="333333"/>
            <w:sz w:val="21"/>
            <w:szCs w:val="21"/>
            <w:lang w:val="es-ES"/>
            <w:rPrChange w:id="555" w:author="Nombre de usuario" w:date="2010-07-20T09:09: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556" w:author="Nombre de usuario" w:date="2010-07-20T09:09:00Z">
              <w:rPr>
                <w:rFonts w:ascii="Arial" w:hAnsi="Arial" w:cs="Arial"/>
                <w:color w:val="333333"/>
                <w:sz w:val="21"/>
                <w:szCs w:val="21"/>
              </w:rPr>
            </w:rPrChange>
          </w:rPr>
          <w:br/>
        </w:r>
        <w:r w:rsidRPr="00DB6E57">
          <w:rPr>
            <w:rFonts w:ascii="Arial" w:hAnsi="Arial" w:cs="Arial"/>
            <w:color w:val="333333"/>
            <w:sz w:val="21"/>
            <w:szCs w:val="21"/>
            <w:lang w:val="es-ES"/>
            <w:rPrChange w:id="557" w:author="Nombre de usuario" w:date="2010-07-20T09:09:00Z">
              <w:rPr>
                <w:rFonts w:ascii="Arial" w:hAnsi="Arial" w:cs="Arial"/>
                <w:color w:val="333333"/>
                <w:sz w:val="21"/>
                <w:szCs w:val="21"/>
              </w:rPr>
            </w:rPrChange>
          </w:rPr>
          <w:br/>
        </w:r>
        <w:r w:rsidRPr="00DB6E57">
          <w:rPr>
            <w:rStyle w:val="st5"/>
            <w:rFonts w:ascii="Arial" w:hAnsi="Arial" w:cs="Arial"/>
            <w:b/>
            <w:bCs/>
            <w:color w:val="333333"/>
            <w:sz w:val="21"/>
            <w:szCs w:val="21"/>
            <w:lang w:val="es-ES"/>
            <w:rPrChange w:id="558" w:author="Nombre de usuario" w:date="2010-07-20T09:09:00Z">
              <w:rPr>
                <w:rStyle w:val="st5"/>
                <w:rFonts w:ascii="Arial" w:hAnsi="Arial" w:cs="Arial"/>
                <w:b/>
                <w:bCs/>
                <w:color w:val="333333"/>
                <w:sz w:val="21"/>
                <w:szCs w:val="21"/>
              </w:rPr>
            </w:rPrChange>
          </w:rPr>
          <w:t>Lo que pasó</w:t>
        </w:r>
        <w:r w:rsidRPr="00DB6E57">
          <w:rPr>
            <w:rStyle w:val="apple-converted-space"/>
            <w:rFonts w:ascii="Arial" w:hAnsi="Arial" w:cs="Arial"/>
            <w:color w:val="333333"/>
            <w:sz w:val="21"/>
            <w:szCs w:val="21"/>
            <w:lang w:val="es-ES"/>
            <w:rPrChange w:id="559" w:author="Nombre de usuario" w:date="2010-07-20T09:09:00Z">
              <w:rPr>
                <w:rStyle w:val="apple-converted-space"/>
                <w:rFonts w:ascii="Arial" w:hAnsi="Arial" w:cs="Arial"/>
                <w:color w:val="333333"/>
                <w:sz w:val="21"/>
                <w:szCs w:val="21"/>
              </w:rPr>
            </w:rPrChange>
          </w:rPr>
          <w:t> </w:t>
        </w:r>
        <w:r w:rsidRPr="00DB6E57">
          <w:rPr>
            <w:rStyle w:val="st5"/>
            <w:rFonts w:ascii="Arial" w:hAnsi="Arial" w:cs="Arial"/>
            <w:color w:val="333333"/>
            <w:sz w:val="21"/>
            <w:szCs w:val="21"/>
            <w:lang w:val="es-ES"/>
            <w:rPrChange w:id="560" w:author="Nombre de usuario" w:date="2010-07-20T09:09:00Z">
              <w:rPr>
                <w:rStyle w:val="st5"/>
                <w:rFonts w:ascii="Arial" w:hAnsi="Arial" w:cs="Arial"/>
                <w:color w:val="333333"/>
                <w:sz w:val="21"/>
                <w:szCs w:val="21"/>
              </w:rPr>
            </w:rPrChange>
          </w:rPr>
          <w:t>Al analizar lo sucedido en 2009, "sin duda puede hablarse de un crecimiento del sector de por lo menos un 10 %; el efecto precio no es parejo en todos los subsistemas, por ejemplo las empresas de medicina prepaga aumentaron un 25%, luego están los aumentos del personal, de medicamentos; no son valores parejos pero en promedio rondan el 25%", afirma Daniela Köhle, economista jefe de Key Market a cargo de la investigación.</w:t>
        </w:r>
        <w:r w:rsidRPr="00DB6E57">
          <w:rPr>
            <w:rStyle w:val="apple-converted-space"/>
            <w:rFonts w:ascii="Arial" w:hAnsi="Arial" w:cs="Arial"/>
            <w:color w:val="333333"/>
            <w:sz w:val="21"/>
            <w:szCs w:val="21"/>
            <w:lang w:val="es-ES"/>
            <w:rPrChange w:id="561" w:author="Nombre de usuario" w:date="2010-07-20T09:09: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562" w:author="Nombre de usuario" w:date="2010-07-20T09:09:00Z">
              <w:rPr>
                <w:rFonts w:ascii="Arial" w:hAnsi="Arial" w:cs="Arial"/>
                <w:color w:val="333333"/>
                <w:sz w:val="21"/>
                <w:szCs w:val="21"/>
              </w:rPr>
            </w:rPrChange>
          </w:rPr>
          <w:br/>
        </w:r>
        <w:r w:rsidRPr="00DB6E57">
          <w:rPr>
            <w:rFonts w:ascii="Arial" w:hAnsi="Arial" w:cs="Arial"/>
            <w:color w:val="333333"/>
            <w:sz w:val="21"/>
            <w:szCs w:val="21"/>
            <w:lang w:val="es-ES"/>
            <w:rPrChange w:id="563" w:author="Nombre de usuario" w:date="2010-07-20T09:09:00Z">
              <w:rPr>
                <w:rFonts w:ascii="Arial" w:hAnsi="Arial" w:cs="Arial"/>
                <w:color w:val="333333"/>
                <w:sz w:val="21"/>
                <w:szCs w:val="21"/>
              </w:rPr>
            </w:rPrChange>
          </w:rPr>
          <w:br/>
        </w:r>
        <w:r w:rsidRPr="00DB6E57">
          <w:rPr>
            <w:rStyle w:val="st5"/>
            <w:rFonts w:ascii="Arial" w:hAnsi="Arial" w:cs="Arial"/>
            <w:color w:val="333333"/>
            <w:sz w:val="21"/>
            <w:szCs w:val="21"/>
            <w:lang w:val="es-ES"/>
            <w:rPrChange w:id="564" w:author="Nombre de usuario" w:date="2010-07-20T09:09:00Z">
              <w:rPr>
                <w:rStyle w:val="st5"/>
                <w:rFonts w:ascii="Arial" w:hAnsi="Arial" w:cs="Arial"/>
                <w:color w:val="333333"/>
                <w:sz w:val="21"/>
                <w:szCs w:val="21"/>
              </w:rPr>
            </w:rPrChange>
          </w:rPr>
          <w:t>"Respecto a 2007 y 2008, observamos que hay una mayor cantidad de afiliados a prepagas y obras sociales y disminuyó un poco el porcentaje de personas sin cobertura", dice Köhle. El efecto de la crisis y su repercusión en las obras sociales sindicales dependientes del empleo es algo que "no puede medirse en un año porque muchas veces la prestación de la obra social se mantiene un tiempo aunque alguien pierda su empleo; si hubo una caída podría notarse en un plazo mayor".</w:t>
        </w:r>
        <w:r w:rsidRPr="00DB6E57">
          <w:rPr>
            <w:rStyle w:val="apple-converted-space"/>
            <w:rFonts w:ascii="Arial" w:hAnsi="Arial" w:cs="Arial"/>
            <w:color w:val="333333"/>
            <w:sz w:val="21"/>
            <w:szCs w:val="21"/>
            <w:lang w:val="es-ES"/>
            <w:rPrChange w:id="565" w:author="Nombre de usuario" w:date="2010-07-20T09:09: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566" w:author="Nombre de usuario" w:date="2010-07-20T09:09:00Z">
              <w:rPr>
                <w:rFonts w:ascii="Arial" w:hAnsi="Arial" w:cs="Arial"/>
                <w:color w:val="333333"/>
                <w:sz w:val="21"/>
                <w:szCs w:val="21"/>
              </w:rPr>
            </w:rPrChange>
          </w:rPr>
          <w:br/>
        </w:r>
        <w:r w:rsidRPr="00DB6E57">
          <w:rPr>
            <w:rFonts w:ascii="Arial" w:hAnsi="Arial" w:cs="Arial"/>
            <w:color w:val="333333"/>
            <w:sz w:val="21"/>
            <w:szCs w:val="21"/>
            <w:lang w:val="es-ES"/>
            <w:rPrChange w:id="567" w:author="Nombre de usuario" w:date="2010-07-20T09:09:00Z">
              <w:rPr>
                <w:rFonts w:ascii="Arial" w:hAnsi="Arial" w:cs="Arial"/>
                <w:color w:val="333333"/>
                <w:sz w:val="21"/>
                <w:szCs w:val="21"/>
              </w:rPr>
            </w:rPrChange>
          </w:rPr>
          <w:br/>
        </w:r>
        <w:r w:rsidRPr="00DB6E57">
          <w:rPr>
            <w:rStyle w:val="st5"/>
            <w:rFonts w:ascii="Arial" w:hAnsi="Arial" w:cs="Arial"/>
            <w:color w:val="333333"/>
            <w:sz w:val="21"/>
            <w:szCs w:val="21"/>
            <w:lang w:val="es-ES"/>
            <w:rPrChange w:id="568" w:author="Nombre de usuario" w:date="2010-07-20T09:09:00Z">
              <w:rPr>
                <w:rStyle w:val="st5"/>
                <w:rFonts w:ascii="Arial" w:hAnsi="Arial" w:cs="Arial"/>
                <w:color w:val="333333"/>
                <w:sz w:val="21"/>
                <w:szCs w:val="21"/>
              </w:rPr>
            </w:rPrChange>
          </w:rPr>
          <w:t>Por otra parte, "si bien notamos una tasa de mortalidad infantil alta en relación con el gasto en salud, la expectativa de vida es buena y la tasa de mortalidad en adultos va decreciendo", aclara la economista.</w:t>
        </w:r>
        <w:r w:rsidRPr="00DB6E57">
          <w:rPr>
            <w:rStyle w:val="apple-converted-space"/>
            <w:rFonts w:ascii="Arial" w:hAnsi="Arial" w:cs="Arial"/>
            <w:color w:val="333333"/>
            <w:sz w:val="21"/>
            <w:szCs w:val="21"/>
            <w:lang w:val="es-ES"/>
            <w:rPrChange w:id="569" w:author="Nombre de usuario" w:date="2010-07-20T09:09: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570" w:author="Nombre de usuario" w:date="2010-07-20T09:09:00Z">
              <w:rPr>
                <w:rFonts w:ascii="Arial" w:hAnsi="Arial" w:cs="Arial"/>
                <w:color w:val="333333"/>
                <w:sz w:val="21"/>
                <w:szCs w:val="21"/>
              </w:rPr>
            </w:rPrChange>
          </w:rPr>
          <w:br/>
        </w:r>
        <w:r w:rsidRPr="00DB6E57">
          <w:rPr>
            <w:rFonts w:ascii="Arial" w:hAnsi="Arial" w:cs="Arial"/>
            <w:color w:val="333333"/>
            <w:sz w:val="21"/>
            <w:szCs w:val="21"/>
            <w:lang w:val="es-ES"/>
            <w:rPrChange w:id="571" w:author="Nombre de usuario" w:date="2010-07-20T09:09:00Z">
              <w:rPr>
                <w:rFonts w:ascii="Arial" w:hAnsi="Arial" w:cs="Arial"/>
                <w:color w:val="333333"/>
                <w:sz w:val="21"/>
                <w:szCs w:val="21"/>
              </w:rPr>
            </w:rPrChange>
          </w:rPr>
          <w:br/>
        </w:r>
        <w:r w:rsidRPr="00DB6E57">
          <w:rPr>
            <w:rStyle w:val="st5"/>
            <w:rFonts w:ascii="Arial" w:hAnsi="Arial" w:cs="Arial"/>
            <w:color w:val="333333"/>
            <w:sz w:val="21"/>
            <w:szCs w:val="21"/>
            <w:lang w:val="es-ES"/>
            <w:rPrChange w:id="572" w:author="Nombre de usuario" w:date="2010-07-20T09:09:00Z">
              <w:rPr>
                <w:rStyle w:val="st5"/>
                <w:rFonts w:ascii="Arial" w:hAnsi="Arial" w:cs="Arial"/>
                <w:color w:val="333333"/>
                <w:sz w:val="21"/>
                <w:szCs w:val="21"/>
              </w:rPr>
            </w:rPrChange>
          </w:rPr>
          <w:t>Otro de los cambios leídos como auspiciosos es "el crecimiento de la cantidad de consultas por persona, que se duplicó en los últimos diez años. Esto es auspicioso. Por un lado, hay mayor conocimiento y preocupación sobre los problemas de la salud y la gente acude más rápidamente a consultar ante los síntomas. Por otro lado hay nuevos tratamientos para enfermedades complejas (cáncer, HIV), que motivan mayor atención y por último, no hay que descartar que crecieron los juicios por mala praxis a los profesionales y éstos se cuidan más y piden más estudios o interconsultas para el paciente".</w:t>
        </w:r>
        <w:r w:rsidRPr="00DB6E57">
          <w:rPr>
            <w:rStyle w:val="apple-converted-space"/>
            <w:rFonts w:ascii="Arial" w:hAnsi="Arial" w:cs="Arial"/>
            <w:color w:val="333333"/>
            <w:sz w:val="21"/>
            <w:szCs w:val="21"/>
            <w:lang w:val="es-ES"/>
            <w:rPrChange w:id="573" w:author="Nombre de usuario" w:date="2010-07-20T09:09: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574" w:author="Nombre de usuario" w:date="2010-07-20T09:09:00Z">
              <w:rPr>
                <w:rFonts w:ascii="Arial" w:hAnsi="Arial" w:cs="Arial"/>
                <w:color w:val="333333"/>
                <w:sz w:val="21"/>
                <w:szCs w:val="21"/>
              </w:rPr>
            </w:rPrChange>
          </w:rPr>
          <w:br/>
        </w:r>
        <w:r w:rsidRPr="00DB6E57">
          <w:rPr>
            <w:rFonts w:ascii="Arial" w:hAnsi="Arial" w:cs="Arial"/>
            <w:color w:val="333333"/>
            <w:sz w:val="21"/>
            <w:szCs w:val="21"/>
            <w:lang w:val="es-ES"/>
            <w:rPrChange w:id="575" w:author="Nombre de usuario" w:date="2010-07-20T09:09:00Z">
              <w:rPr>
                <w:rFonts w:ascii="Arial" w:hAnsi="Arial" w:cs="Arial"/>
                <w:color w:val="333333"/>
                <w:sz w:val="21"/>
                <w:szCs w:val="21"/>
              </w:rPr>
            </w:rPrChange>
          </w:rPr>
          <w:br/>
        </w:r>
        <w:r w:rsidRPr="00DB6E57">
          <w:rPr>
            <w:rStyle w:val="st5"/>
            <w:rFonts w:ascii="Arial" w:hAnsi="Arial" w:cs="Arial"/>
            <w:color w:val="333333"/>
            <w:sz w:val="21"/>
            <w:szCs w:val="21"/>
            <w:lang w:val="es-ES"/>
            <w:rPrChange w:id="576" w:author="Nombre de usuario" w:date="2010-07-20T09:09:00Z">
              <w:rPr>
                <w:rStyle w:val="st5"/>
                <w:rFonts w:ascii="Arial" w:hAnsi="Arial" w:cs="Arial"/>
                <w:color w:val="333333"/>
                <w:sz w:val="21"/>
                <w:szCs w:val="21"/>
              </w:rPr>
            </w:rPrChange>
          </w:rPr>
          <w:t>"Lo que se mantiene es la dispersión en los servicios y la sensación de que los recursos son importantes pero no se utilizan bien. Esta es una característica del sistema de salud argentino desde hace muchos años", concluye Kölhe.</w:t>
        </w:r>
        <w:r w:rsidRPr="00DB6E57">
          <w:rPr>
            <w:rStyle w:val="apple-converted-space"/>
            <w:rFonts w:ascii="Arial" w:hAnsi="Arial" w:cs="Arial"/>
            <w:color w:val="333333"/>
            <w:sz w:val="21"/>
            <w:szCs w:val="21"/>
            <w:lang w:val="es-ES"/>
            <w:rPrChange w:id="577" w:author="Nombre de usuario" w:date="2010-07-20T09:09: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578" w:author="Nombre de usuario" w:date="2010-07-20T09:09:00Z">
              <w:rPr>
                <w:rFonts w:ascii="Arial" w:hAnsi="Arial" w:cs="Arial"/>
                <w:color w:val="333333"/>
                <w:sz w:val="21"/>
                <w:szCs w:val="21"/>
              </w:rPr>
            </w:rPrChange>
          </w:rPr>
          <w:br/>
        </w:r>
        <w:r w:rsidRPr="00DB6E57">
          <w:rPr>
            <w:rStyle w:val="st5"/>
            <w:rFonts w:ascii="Arial" w:hAnsi="Arial" w:cs="Arial"/>
            <w:b/>
            <w:bCs/>
            <w:color w:val="333333"/>
            <w:sz w:val="21"/>
            <w:szCs w:val="21"/>
            <w:lang w:val="es-ES"/>
            <w:rPrChange w:id="579" w:author="Nombre de usuario" w:date="2010-07-20T09:09:00Z">
              <w:rPr>
                <w:rStyle w:val="st5"/>
                <w:rFonts w:ascii="Arial" w:hAnsi="Arial" w:cs="Arial"/>
                <w:b/>
                <w:bCs/>
                <w:color w:val="333333"/>
                <w:sz w:val="21"/>
                <w:szCs w:val="21"/>
              </w:rPr>
            </w:rPrChange>
          </w:rPr>
          <w:t>La complejidad de la trama</w:t>
        </w:r>
        <w:r w:rsidRPr="00DB6E57">
          <w:rPr>
            <w:rStyle w:val="apple-converted-space"/>
            <w:rFonts w:ascii="Arial" w:hAnsi="Arial" w:cs="Arial"/>
            <w:color w:val="333333"/>
            <w:sz w:val="21"/>
            <w:szCs w:val="21"/>
            <w:lang w:val="es-ES"/>
            <w:rPrChange w:id="580" w:author="Nombre de usuario" w:date="2010-07-20T09:09:00Z">
              <w:rPr>
                <w:rStyle w:val="apple-converted-space"/>
                <w:rFonts w:ascii="Arial" w:hAnsi="Arial" w:cs="Arial"/>
                <w:color w:val="333333"/>
                <w:sz w:val="21"/>
                <w:szCs w:val="21"/>
              </w:rPr>
            </w:rPrChange>
          </w:rPr>
          <w:t> </w:t>
        </w:r>
        <w:r w:rsidRPr="00DB6E57">
          <w:rPr>
            <w:rStyle w:val="st5"/>
            <w:rFonts w:ascii="Arial" w:hAnsi="Arial" w:cs="Arial"/>
            <w:color w:val="333333"/>
            <w:sz w:val="21"/>
            <w:szCs w:val="21"/>
            <w:lang w:val="es-ES"/>
            <w:rPrChange w:id="581" w:author="Nombre de usuario" w:date="2010-07-20T09:09:00Z">
              <w:rPr>
                <w:rStyle w:val="st5"/>
                <w:rFonts w:ascii="Arial" w:hAnsi="Arial" w:cs="Arial"/>
                <w:color w:val="333333"/>
                <w:sz w:val="21"/>
                <w:szCs w:val="21"/>
              </w:rPr>
            </w:rPrChange>
          </w:rPr>
          <w:t>En el sistema de salud argentino conviven, se ensamblan y hasta se superponen tres subsistemas: el público (nacional, provincial y hasta municipal), que representa un 2,7% del PBI; el de la Seguridad Social, que significa un 3,6% del Producto (obras sociales sindicales y PAMI) y el netamente privado (empresas de medicina prepaga, clínicas) con una participación del 3,3% del PBI. Además, los tres subsistemas están cruzados por una gran complejidad de financiadores y prestadores de servicios.</w:t>
        </w:r>
        <w:r w:rsidRPr="00DB6E57">
          <w:rPr>
            <w:rStyle w:val="apple-converted-space"/>
            <w:rFonts w:ascii="Arial" w:hAnsi="Arial" w:cs="Arial"/>
            <w:color w:val="333333"/>
            <w:sz w:val="21"/>
            <w:szCs w:val="21"/>
            <w:lang w:val="es-ES"/>
            <w:rPrChange w:id="582" w:author="Nombre de usuario" w:date="2010-07-20T09:09: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583" w:author="Nombre de usuario" w:date="2010-07-20T09:09:00Z">
              <w:rPr>
                <w:rFonts w:ascii="Arial" w:hAnsi="Arial" w:cs="Arial"/>
                <w:color w:val="333333"/>
                <w:sz w:val="21"/>
                <w:szCs w:val="21"/>
              </w:rPr>
            </w:rPrChange>
          </w:rPr>
          <w:br/>
        </w:r>
        <w:r w:rsidRPr="00DB6E57">
          <w:rPr>
            <w:rFonts w:ascii="Arial" w:hAnsi="Arial" w:cs="Arial"/>
            <w:color w:val="333333"/>
            <w:sz w:val="21"/>
            <w:szCs w:val="21"/>
            <w:lang w:val="es-ES"/>
            <w:rPrChange w:id="584" w:author="Nombre de usuario" w:date="2010-07-20T09:09:00Z">
              <w:rPr>
                <w:rFonts w:ascii="Arial" w:hAnsi="Arial" w:cs="Arial"/>
                <w:color w:val="333333"/>
                <w:sz w:val="21"/>
                <w:szCs w:val="21"/>
              </w:rPr>
            </w:rPrChange>
          </w:rPr>
          <w:br/>
        </w:r>
        <w:r w:rsidRPr="00DB6E57">
          <w:rPr>
            <w:rStyle w:val="st5"/>
            <w:rFonts w:ascii="Arial" w:hAnsi="Arial" w:cs="Arial"/>
            <w:color w:val="333333"/>
            <w:sz w:val="21"/>
            <w:szCs w:val="21"/>
            <w:lang w:val="es-ES"/>
            <w:rPrChange w:id="585" w:author="Nombre de usuario" w:date="2010-07-20T09:09:00Z">
              <w:rPr>
                <w:rStyle w:val="st5"/>
                <w:rFonts w:ascii="Arial" w:hAnsi="Arial" w:cs="Arial"/>
                <w:color w:val="333333"/>
                <w:sz w:val="21"/>
                <w:szCs w:val="21"/>
              </w:rPr>
            </w:rPrChange>
          </w:rPr>
          <w:t>Entre los financiadores, dentro del subsistema de seguridad social coexisten las obras sociales sindicales y el PAMI; juntos representan un 38% del gasto total.</w:t>
        </w:r>
        <w:r w:rsidRPr="00DB6E57">
          <w:rPr>
            <w:rStyle w:val="apple-converted-space"/>
            <w:rFonts w:ascii="Arial" w:hAnsi="Arial" w:cs="Arial"/>
            <w:color w:val="333333"/>
            <w:sz w:val="21"/>
            <w:szCs w:val="21"/>
            <w:lang w:val="es-ES"/>
            <w:rPrChange w:id="586" w:author="Nombre de usuario" w:date="2010-07-20T09:09: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587" w:author="Nombre de usuario" w:date="2010-07-20T09:09:00Z">
              <w:rPr>
                <w:rFonts w:ascii="Arial" w:hAnsi="Arial" w:cs="Arial"/>
                <w:color w:val="333333"/>
                <w:sz w:val="21"/>
                <w:szCs w:val="21"/>
              </w:rPr>
            </w:rPrChange>
          </w:rPr>
          <w:br/>
        </w:r>
        <w:r w:rsidRPr="00DB6E57">
          <w:rPr>
            <w:rFonts w:ascii="Arial" w:hAnsi="Arial" w:cs="Arial"/>
            <w:color w:val="333333"/>
            <w:sz w:val="21"/>
            <w:szCs w:val="21"/>
            <w:lang w:val="es-ES"/>
            <w:rPrChange w:id="588" w:author="Nombre de usuario" w:date="2010-07-20T09:09:00Z">
              <w:rPr>
                <w:rFonts w:ascii="Arial" w:hAnsi="Arial" w:cs="Arial"/>
                <w:color w:val="333333"/>
                <w:sz w:val="21"/>
                <w:szCs w:val="21"/>
              </w:rPr>
            </w:rPrChange>
          </w:rPr>
          <w:br/>
        </w:r>
        <w:r w:rsidRPr="00DB6E57">
          <w:rPr>
            <w:rStyle w:val="st5"/>
            <w:rFonts w:ascii="Arial" w:hAnsi="Arial" w:cs="Arial"/>
            <w:color w:val="333333"/>
            <w:sz w:val="21"/>
            <w:szCs w:val="21"/>
            <w:lang w:val="es-ES"/>
            <w:rPrChange w:id="589" w:author="Nombre de usuario" w:date="2010-07-20T09:09:00Z">
              <w:rPr>
                <w:rStyle w:val="st5"/>
                <w:rFonts w:ascii="Arial" w:hAnsi="Arial" w:cs="Arial"/>
                <w:color w:val="333333"/>
                <w:sz w:val="21"/>
                <w:szCs w:val="21"/>
              </w:rPr>
            </w:rPrChange>
          </w:rPr>
          <w:t xml:space="preserve">Las obras sociales, administradoras de servicios de salud sin fines de lucro, están clasificadas en dos grupos: las nacionales reguladas por la 23.660 (el 60% del gasto) y las provinciales (con un 40% del gasto). Se trata de más de 300 instituciones que manejaron, el año pasado, el 29% del gasto ($ 29.072 millones); es un beneficio para trabajadores registrados en blanco (con empleos públicos o privados) junto a su grupo familiar y se atienden a través de ellas, 20.805.142 habitantes. </w:t>
        </w:r>
        <w:r w:rsidRPr="00DB6E57">
          <w:rPr>
            <w:rStyle w:val="st5"/>
            <w:rFonts w:ascii="Arial" w:hAnsi="Arial" w:cs="Arial"/>
            <w:color w:val="333333"/>
            <w:sz w:val="21"/>
            <w:szCs w:val="21"/>
            <w:lang w:val="es-ES"/>
            <w:rPrChange w:id="590" w:author="Nombre de usuario" w:date="2010-07-20T09:09:00Z">
              <w:rPr>
                <w:rStyle w:val="st5"/>
                <w:rFonts w:ascii="Arial" w:hAnsi="Arial" w:cs="Arial"/>
                <w:color w:val="333333"/>
                <w:sz w:val="21"/>
                <w:szCs w:val="21"/>
              </w:rPr>
            </w:rPrChange>
          </w:rPr>
          <w:lastRenderedPageBreak/>
          <w:t>Los prestadores de servicio de este subsistema van desde clínicas o centros de salud propios del sindicato u obra social a profesionales privados y clínicas y sanatorios contratados.</w:t>
        </w:r>
        <w:r w:rsidRPr="00DB6E57">
          <w:rPr>
            <w:rStyle w:val="apple-converted-space"/>
            <w:rFonts w:ascii="Arial" w:hAnsi="Arial" w:cs="Arial"/>
            <w:color w:val="333333"/>
            <w:sz w:val="21"/>
            <w:szCs w:val="21"/>
            <w:lang w:val="es-ES"/>
            <w:rPrChange w:id="591" w:author="Nombre de usuario" w:date="2010-07-20T09:09: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592" w:author="Nombre de usuario" w:date="2010-07-20T09:09:00Z">
              <w:rPr>
                <w:rFonts w:ascii="Arial" w:hAnsi="Arial" w:cs="Arial"/>
                <w:color w:val="333333"/>
                <w:sz w:val="21"/>
                <w:szCs w:val="21"/>
              </w:rPr>
            </w:rPrChange>
          </w:rPr>
          <w:br/>
        </w:r>
        <w:r w:rsidRPr="00DB6E57">
          <w:rPr>
            <w:rFonts w:ascii="Arial" w:hAnsi="Arial" w:cs="Arial"/>
            <w:color w:val="333333"/>
            <w:sz w:val="21"/>
            <w:szCs w:val="21"/>
            <w:lang w:val="es-ES"/>
            <w:rPrChange w:id="593" w:author="Nombre de usuario" w:date="2010-07-20T09:09:00Z">
              <w:rPr>
                <w:rFonts w:ascii="Arial" w:hAnsi="Arial" w:cs="Arial"/>
                <w:color w:val="333333"/>
                <w:sz w:val="21"/>
                <w:szCs w:val="21"/>
              </w:rPr>
            </w:rPrChange>
          </w:rPr>
          <w:br/>
        </w:r>
        <w:r w:rsidRPr="00DB6E57">
          <w:rPr>
            <w:rStyle w:val="st5"/>
            <w:rFonts w:ascii="Arial" w:hAnsi="Arial" w:cs="Arial"/>
            <w:color w:val="333333"/>
            <w:sz w:val="21"/>
            <w:szCs w:val="21"/>
            <w:lang w:val="es-ES"/>
            <w:rPrChange w:id="594" w:author="Nombre de usuario" w:date="2010-07-20T09:09:00Z">
              <w:rPr>
                <w:rStyle w:val="st5"/>
                <w:rFonts w:ascii="Arial" w:hAnsi="Arial" w:cs="Arial"/>
                <w:color w:val="333333"/>
                <w:sz w:val="21"/>
                <w:szCs w:val="21"/>
              </w:rPr>
            </w:rPrChange>
          </w:rPr>
          <w:t>En menor medida, se utilizan o contratan servicios de hospitales o centros de salud pública.</w:t>
        </w:r>
        <w:r w:rsidRPr="00DB6E57">
          <w:rPr>
            <w:rStyle w:val="apple-converted-space"/>
            <w:rFonts w:ascii="Arial" w:hAnsi="Arial" w:cs="Arial"/>
            <w:color w:val="333333"/>
            <w:sz w:val="21"/>
            <w:szCs w:val="21"/>
            <w:lang w:val="es-ES"/>
            <w:rPrChange w:id="595" w:author="Nombre de usuario" w:date="2010-07-20T09:09: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596" w:author="Nombre de usuario" w:date="2010-07-20T09:09:00Z">
              <w:rPr>
                <w:rFonts w:ascii="Arial" w:hAnsi="Arial" w:cs="Arial"/>
                <w:color w:val="333333"/>
                <w:sz w:val="21"/>
                <w:szCs w:val="21"/>
              </w:rPr>
            </w:rPrChange>
          </w:rPr>
          <w:br/>
        </w:r>
        <w:r w:rsidRPr="00DB6E57">
          <w:rPr>
            <w:rFonts w:ascii="Arial" w:hAnsi="Arial" w:cs="Arial"/>
            <w:color w:val="333333"/>
            <w:sz w:val="21"/>
            <w:szCs w:val="21"/>
            <w:lang w:val="es-ES"/>
            <w:rPrChange w:id="597" w:author="Nombre de usuario" w:date="2010-07-20T09:09:00Z">
              <w:rPr>
                <w:rFonts w:ascii="Arial" w:hAnsi="Arial" w:cs="Arial"/>
                <w:color w:val="333333"/>
                <w:sz w:val="21"/>
                <w:szCs w:val="21"/>
              </w:rPr>
            </w:rPrChange>
          </w:rPr>
          <w:br/>
        </w:r>
        <w:r w:rsidRPr="00DB6E57">
          <w:rPr>
            <w:rStyle w:val="st5"/>
            <w:rFonts w:ascii="Arial" w:hAnsi="Arial" w:cs="Arial"/>
            <w:color w:val="333333"/>
            <w:sz w:val="21"/>
            <w:szCs w:val="21"/>
            <w:lang w:val="es-ES"/>
            <w:rPrChange w:id="598" w:author="Nombre de usuario" w:date="2010-07-20T09:09:00Z">
              <w:rPr>
                <w:rStyle w:val="st5"/>
                <w:rFonts w:ascii="Arial" w:hAnsi="Arial" w:cs="Arial"/>
                <w:color w:val="333333"/>
                <w:sz w:val="21"/>
                <w:szCs w:val="21"/>
              </w:rPr>
            </w:rPrChange>
          </w:rPr>
          <w:t>El PAMI es financiado con los aportes de los trabajadores, empleadores y también de los trabajadores pasivos, de manera de generar una cobertura de carácter mixto: con atención a través del sistema público de hospitales, como también de clínicas y consultorios privados. Brinda cobertura a 4.065.000 personas (jubilados, pensionados, veteranos de guerra, y otros casos particulares). Los prestadores de servicios son los hospitales y centros de salud pública y también del sector privado.</w:t>
        </w:r>
        <w:r w:rsidRPr="00DB6E57">
          <w:rPr>
            <w:rStyle w:val="apple-converted-space"/>
            <w:rFonts w:ascii="Arial" w:hAnsi="Arial" w:cs="Arial"/>
            <w:color w:val="333333"/>
            <w:sz w:val="21"/>
            <w:szCs w:val="21"/>
            <w:lang w:val="es-ES"/>
            <w:rPrChange w:id="599" w:author="Nombre de usuario" w:date="2010-07-20T09:09: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600" w:author="Nombre de usuario" w:date="2010-07-20T09:09:00Z">
              <w:rPr>
                <w:rFonts w:ascii="Arial" w:hAnsi="Arial" w:cs="Arial"/>
                <w:color w:val="333333"/>
                <w:sz w:val="21"/>
                <w:szCs w:val="21"/>
              </w:rPr>
            </w:rPrChange>
          </w:rPr>
          <w:br/>
        </w:r>
        <w:r w:rsidRPr="00DB6E57">
          <w:rPr>
            <w:rFonts w:ascii="Arial" w:hAnsi="Arial" w:cs="Arial"/>
            <w:color w:val="333333"/>
            <w:sz w:val="21"/>
            <w:szCs w:val="21"/>
            <w:lang w:val="es-ES"/>
            <w:rPrChange w:id="601" w:author="Nombre de usuario" w:date="2010-07-20T09:09:00Z">
              <w:rPr>
                <w:rFonts w:ascii="Arial" w:hAnsi="Arial" w:cs="Arial"/>
                <w:color w:val="333333"/>
                <w:sz w:val="21"/>
                <w:szCs w:val="21"/>
              </w:rPr>
            </w:rPrChange>
          </w:rPr>
          <w:br/>
        </w:r>
        <w:r w:rsidRPr="00DB6E57">
          <w:rPr>
            <w:rStyle w:val="st5"/>
            <w:rFonts w:ascii="Arial" w:hAnsi="Arial" w:cs="Arial"/>
            <w:color w:val="333333"/>
            <w:sz w:val="21"/>
            <w:szCs w:val="21"/>
            <w:lang w:val="es-ES"/>
            <w:rPrChange w:id="602" w:author="Nombre de usuario" w:date="2010-07-20T09:09:00Z">
              <w:rPr>
                <w:rStyle w:val="st5"/>
                <w:rFonts w:ascii="Arial" w:hAnsi="Arial" w:cs="Arial"/>
                <w:color w:val="333333"/>
                <w:sz w:val="21"/>
                <w:szCs w:val="21"/>
              </w:rPr>
            </w:rPrChange>
          </w:rPr>
          <w:t>En cuanto al subsistema netamente público, está abierto a la totalidad de la población y es dependiente del Estado, ya sea nacional, provincial o municipal. Cada provincia cuenta con un presupuesto propio. La administración pública en conjunto manejó el 28% del gasto total en salud. El resto del gasto corresponde a la cobertura privada y a los gastos de bolsillo (consultas, remedios). </w:t>
        </w:r>
        <w:r w:rsidRPr="00DB6E57">
          <w:rPr>
            <w:rStyle w:val="apple-converted-space"/>
            <w:rFonts w:ascii="Arial" w:hAnsi="Arial" w:cs="Arial"/>
            <w:color w:val="333333"/>
            <w:sz w:val="21"/>
            <w:szCs w:val="21"/>
            <w:lang w:val="es-ES"/>
            <w:rPrChange w:id="603" w:author="Nombre de usuario" w:date="2010-07-20T09:09:00Z">
              <w:rPr>
                <w:rStyle w:val="apple-converted-space"/>
                <w:rFonts w:ascii="Arial" w:hAnsi="Arial" w:cs="Arial"/>
                <w:color w:val="333333"/>
                <w:sz w:val="21"/>
                <w:szCs w:val="21"/>
              </w:rPr>
            </w:rPrChange>
          </w:rPr>
          <w:t> </w:t>
        </w:r>
        <w:r w:rsidRPr="00DB6E57">
          <w:rPr>
            <w:rStyle w:val="st5"/>
            <w:rFonts w:ascii="Arial" w:hAnsi="Arial" w:cs="Arial"/>
            <w:color w:val="333333"/>
            <w:sz w:val="21"/>
            <w:szCs w:val="21"/>
            <w:lang w:val="es-ES"/>
            <w:rPrChange w:id="604" w:author="Nombre de usuario" w:date="2010-07-20T09:09:00Z">
              <w:rPr>
                <w:rStyle w:val="st5"/>
                <w:rFonts w:ascii="Arial" w:hAnsi="Arial" w:cs="Arial"/>
                <w:color w:val="333333"/>
                <w:sz w:val="21"/>
                <w:szCs w:val="21"/>
              </w:rPr>
            </w:rPrChange>
          </w:rPr>
          <w:t>Respecto a las modalidades del gasto, "las estrategias se van ejecutando en base a prioridades provinciales, dependiendo además de las políticas de turno y la capacidad económica de cada jurisdicción", consigna el informe.</w:t>
        </w:r>
        <w:r w:rsidRPr="00DB6E57">
          <w:rPr>
            <w:rStyle w:val="apple-converted-space"/>
            <w:rFonts w:ascii="Arial" w:hAnsi="Arial" w:cs="Arial"/>
            <w:color w:val="333333"/>
            <w:sz w:val="21"/>
            <w:szCs w:val="21"/>
            <w:lang w:val="es-ES"/>
            <w:rPrChange w:id="605" w:author="Nombre de usuario" w:date="2010-07-20T09:09: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606" w:author="Nombre de usuario" w:date="2010-07-20T09:09:00Z">
              <w:rPr>
                <w:rFonts w:ascii="Arial" w:hAnsi="Arial" w:cs="Arial"/>
                <w:color w:val="333333"/>
                <w:sz w:val="21"/>
                <w:szCs w:val="21"/>
              </w:rPr>
            </w:rPrChange>
          </w:rPr>
          <w:br/>
        </w:r>
        <w:r w:rsidRPr="00DB6E57">
          <w:rPr>
            <w:rFonts w:ascii="Arial" w:hAnsi="Arial" w:cs="Arial"/>
            <w:color w:val="333333"/>
            <w:sz w:val="21"/>
            <w:szCs w:val="21"/>
            <w:lang w:val="es-ES"/>
            <w:rPrChange w:id="607" w:author="Nombre de usuario" w:date="2010-07-20T09:09:00Z">
              <w:rPr>
                <w:rFonts w:ascii="Arial" w:hAnsi="Arial" w:cs="Arial"/>
                <w:color w:val="333333"/>
                <w:sz w:val="21"/>
                <w:szCs w:val="21"/>
              </w:rPr>
            </w:rPrChange>
          </w:rPr>
          <w:br/>
        </w:r>
        <w:r w:rsidRPr="000D74AD">
          <w:rPr>
            <w:rStyle w:val="st5"/>
            <w:rFonts w:ascii="Arial" w:hAnsi="Arial" w:cs="Arial"/>
            <w:b/>
            <w:bCs/>
            <w:color w:val="333333"/>
            <w:sz w:val="21"/>
            <w:szCs w:val="21"/>
            <w:lang w:val="es-ES"/>
            <w:rPrChange w:id="608" w:author="Nombre de usuario" w:date="2010-07-20T09:19:00Z">
              <w:rPr>
                <w:rStyle w:val="st5"/>
                <w:rFonts w:ascii="Arial" w:hAnsi="Arial" w:cs="Arial"/>
                <w:b/>
                <w:bCs/>
                <w:color w:val="333333"/>
                <w:sz w:val="21"/>
                <w:szCs w:val="21"/>
              </w:rPr>
            </w:rPrChange>
          </w:rPr>
          <w:t>Desigualdad por empleo y región</w:t>
        </w:r>
      </w:ins>
    </w:p>
    <w:p w:rsidR="00DB6E57" w:rsidRPr="00DB6E57" w:rsidRDefault="00DB6E57" w:rsidP="00DB6E57">
      <w:pPr>
        <w:pStyle w:val="NormalWeb"/>
        <w:shd w:val="clear" w:color="auto" w:fill="FFFFFF"/>
        <w:spacing w:before="0" w:beforeAutospacing="0" w:after="240" w:afterAutospacing="0" w:line="285" w:lineRule="atLeast"/>
        <w:rPr>
          <w:ins w:id="609" w:author="Nombre de usuario" w:date="2010-07-20T09:09:00Z"/>
          <w:rFonts w:ascii="Arial" w:hAnsi="Arial" w:cs="Arial"/>
          <w:color w:val="000000"/>
          <w:sz w:val="17"/>
          <w:szCs w:val="17"/>
          <w:lang w:val="es-ES"/>
          <w:rPrChange w:id="610" w:author="Nombre de usuario" w:date="2010-07-20T09:09:00Z">
            <w:rPr>
              <w:ins w:id="611" w:author="Nombre de usuario" w:date="2010-07-20T09:09:00Z"/>
              <w:rFonts w:ascii="Arial" w:hAnsi="Arial" w:cs="Arial"/>
              <w:color w:val="000000"/>
              <w:sz w:val="17"/>
              <w:szCs w:val="17"/>
            </w:rPr>
          </w:rPrChange>
        </w:rPr>
        <w:pPrChange w:id="612" w:author="Nombre de usuario" w:date="2010-07-20T09:09:00Z">
          <w:pPr>
            <w:numPr>
              <w:numId w:val="41"/>
            </w:numPr>
            <w:shd w:val="clear" w:color="auto" w:fill="FFFFFF"/>
            <w:tabs>
              <w:tab w:val="num" w:pos="720"/>
            </w:tabs>
            <w:spacing w:after="0" w:line="240" w:lineRule="atLeast"/>
            <w:ind w:right="300" w:hanging="360"/>
            <w:jc w:val="left"/>
          </w:pPr>
        </w:pPrChange>
      </w:pPr>
      <w:ins w:id="613" w:author="Nombre de usuario" w:date="2010-07-20T09:09:00Z">
        <w:r w:rsidRPr="00DB6E57">
          <w:rPr>
            <w:rStyle w:val="st5"/>
            <w:rFonts w:ascii="Arial" w:hAnsi="Arial" w:cs="Arial"/>
            <w:color w:val="333333"/>
            <w:sz w:val="21"/>
            <w:szCs w:val="21"/>
            <w:lang w:val="es-ES"/>
            <w:rPrChange w:id="614" w:author="Nombre de usuario" w:date="2010-07-20T09:09:00Z">
              <w:rPr>
                <w:rStyle w:val="st5"/>
                <w:rFonts w:ascii="Arial" w:hAnsi="Arial" w:cs="Arial"/>
                <w:color w:val="333333"/>
                <w:sz w:val="21"/>
                <w:szCs w:val="21"/>
              </w:rPr>
            </w:rPrChange>
          </w:rPr>
          <w:t>Las desigualdades entre los habitantes no se producen solamente por tener, o no, un empleo registrado y la consiguiente seguridad social. El lugar de residencia también contribuye a la inequidad.</w:t>
        </w:r>
        <w:r w:rsidRPr="00DB6E57">
          <w:rPr>
            <w:rStyle w:val="apple-converted-space"/>
            <w:rFonts w:ascii="Arial" w:hAnsi="Arial" w:cs="Arial"/>
            <w:color w:val="333333"/>
            <w:sz w:val="21"/>
            <w:szCs w:val="21"/>
            <w:lang w:val="es-ES"/>
            <w:rPrChange w:id="615" w:author="Nombre de usuario" w:date="2010-07-20T09:09: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616" w:author="Nombre de usuario" w:date="2010-07-20T09:09:00Z">
              <w:rPr>
                <w:rFonts w:ascii="Arial" w:hAnsi="Arial" w:cs="Arial"/>
                <w:color w:val="333333"/>
                <w:sz w:val="21"/>
                <w:szCs w:val="21"/>
              </w:rPr>
            </w:rPrChange>
          </w:rPr>
          <w:br/>
        </w:r>
        <w:r w:rsidRPr="00DB6E57">
          <w:rPr>
            <w:rFonts w:ascii="Arial" w:hAnsi="Arial" w:cs="Arial"/>
            <w:color w:val="333333"/>
            <w:sz w:val="21"/>
            <w:szCs w:val="21"/>
            <w:lang w:val="es-ES"/>
            <w:rPrChange w:id="617" w:author="Nombre de usuario" w:date="2010-07-20T09:09:00Z">
              <w:rPr>
                <w:rFonts w:ascii="Arial" w:hAnsi="Arial" w:cs="Arial"/>
                <w:color w:val="333333"/>
                <w:sz w:val="21"/>
                <w:szCs w:val="21"/>
              </w:rPr>
            </w:rPrChange>
          </w:rPr>
          <w:br/>
        </w:r>
        <w:r w:rsidRPr="00DB6E57">
          <w:rPr>
            <w:rStyle w:val="st5"/>
            <w:rFonts w:ascii="Arial" w:hAnsi="Arial" w:cs="Arial"/>
            <w:color w:val="333333"/>
            <w:sz w:val="21"/>
            <w:szCs w:val="21"/>
            <w:lang w:val="es-ES"/>
            <w:rPrChange w:id="618" w:author="Nombre de usuario" w:date="2010-07-20T09:09:00Z">
              <w:rPr>
                <w:rStyle w:val="st5"/>
                <w:rFonts w:ascii="Arial" w:hAnsi="Arial" w:cs="Arial"/>
                <w:color w:val="333333"/>
                <w:sz w:val="21"/>
                <w:szCs w:val="21"/>
              </w:rPr>
            </w:rPrChange>
          </w:rPr>
          <w:t>"La coordinación entre provincias debería realizarla el Ministerio de Salud, que tiene limitaciones conocidas, tanto políticas como coyunturales asegura el trabajo--, por este motivo las desigualdades se dan a nivel geográfico, ya que cada gobierno provincial gasta de diferente manera diferentes presupuestos en salud".</w:t>
        </w:r>
        <w:r w:rsidRPr="00DB6E57">
          <w:rPr>
            <w:rStyle w:val="apple-converted-space"/>
            <w:rFonts w:ascii="Arial" w:hAnsi="Arial" w:cs="Arial"/>
            <w:color w:val="333333"/>
            <w:sz w:val="21"/>
            <w:szCs w:val="21"/>
            <w:lang w:val="es-ES"/>
            <w:rPrChange w:id="619" w:author="Nombre de usuario" w:date="2010-07-20T09:09: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620" w:author="Nombre de usuario" w:date="2010-07-20T09:09:00Z">
              <w:rPr>
                <w:rFonts w:ascii="Arial" w:hAnsi="Arial" w:cs="Arial"/>
                <w:color w:val="333333"/>
                <w:sz w:val="21"/>
                <w:szCs w:val="21"/>
              </w:rPr>
            </w:rPrChange>
          </w:rPr>
          <w:br/>
        </w:r>
        <w:r w:rsidRPr="00DB6E57">
          <w:rPr>
            <w:rFonts w:ascii="Arial" w:hAnsi="Arial" w:cs="Arial"/>
            <w:color w:val="333333"/>
            <w:sz w:val="21"/>
            <w:szCs w:val="21"/>
            <w:lang w:val="es-ES"/>
            <w:rPrChange w:id="621" w:author="Nombre de usuario" w:date="2010-07-20T09:09:00Z">
              <w:rPr>
                <w:rFonts w:ascii="Arial" w:hAnsi="Arial" w:cs="Arial"/>
                <w:color w:val="333333"/>
                <w:sz w:val="21"/>
                <w:szCs w:val="21"/>
              </w:rPr>
            </w:rPrChange>
          </w:rPr>
          <w:br/>
        </w:r>
        <w:r w:rsidRPr="00DB6E57">
          <w:rPr>
            <w:rStyle w:val="st5"/>
            <w:rFonts w:ascii="Arial" w:hAnsi="Arial" w:cs="Arial"/>
            <w:color w:val="333333"/>
            <w:sz w:val="21"/>
            <w:szCs w:val="21"/>
            <w:lang w:val="es-ES"/>
            <w:rPrChange w:id="622" w:author="Nombre de usuario" w:date="2010-07-20T09:09:00Z">
              <w:rPr>
                <w:rStyle w:val="st5"/>
                <w:rFonts w:ascii="Arial" w:hAnsi="Arial" w:cs="Arial"/>
                <w:color w:val="333333"/>
                <w:sz w:val="21"/>
                <w:szCs w:val="21"/>
              </w:rPr>
            </w:rPrChange>
          </w:rPr>
          <w:t>El gasto en salud del Gobierno nacional se destina al mantenimiento de las funciones centrales y programas del Ministerio de Salud, la Superintendencia de Servicios de Salud, al funcionamiento del INSSJP, a la cobertura de regímenes especiales de salud (como el de las Fuerzas Armadas y de Seguridad) y al mantenimiento de los hospitales universitarios.</w:t>
        </w:r>
        <w:r w:rsidRPr="00DB6E57">
          <w:rPr>
            <w:rStyle w:val="apple-converted-space"/>
            <w:rFonts w:ascii="Arial" w:hAnsi="Arial" w:cs="Arial"/>
            <w:color w:val="333333"/>
            <w:sz w:val="21"/>
            <w:szCs w:val="21"/>
            <w:lang w:val="es-ES"/>
            <w:rPrChange w:id="623" w:author="Nombre de usuario" w:date="2010-07-20T09:09: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624" w:author="Nombre de usuario" w:date="2010-07-20T09:09:00Z">
              <w:rPr>
                <w:rFonts w:ascii="Arial" w:hAnsi="Arial" w:cs="Arial"/>
                <w:color w:val="333333"/>
                <w:sz w:val="21"/>
                <w:szCs w:val="21"/>
              </w:rPr>
            </w:rPrChange>
          </w:rPr>
          <w:br/>
        </w:r>
        <w:r w:rsidRPr="00DB6E57">
          <w:rPr>
            <w:rFonts w:ascii="Arial" w:hAnsi="Arial" w:cs="Arial"/>
            <w:color w:val="333333"/>
            <w:sz w:val="21"/>
            <w:szCs w:val="21"/>
            <w:lang w:val="es-ES"/>
            <w:rPrChange w:id="625" w:author="Nombre de usuario" w:date="2010-07-20T09:09:00Z">
              <w:rPr>
                <w:rFonts w:ascii="Arial" w:hAnsi="Arial" w:cs="Arial"/>
                <w:color w:val="333333"/>
                <w:sz w:val="21"/>
                <w:szCs w:val="21"/>
              </w:rPr>
            </w:rPrChange>
          </w:rPr>
          <w:br/>
        </w:r>
        <w:r w:rsidRPr="00DB6E57">
          <w:rPr>
            <w:rStyle w:val="st5"/>
            <w:rFonts w:ascii="Arial" w:hAnsi="Arial" w:cs="Arial"/>
            <w:color w:val="333333"/>
            <w:sz w:val="21"/>
            <w:szCs w:val="21"/>
            <w:lang w:val="es-ES"/>
            <w:rPrChange w:id="626" w:author="Nombre de usuario" w:date="2010-07-20T09:09:00Z">
              <w:rPr>
                <w:rStyle w:val="st5"/>
                <w:rFonts w:ascii="Arial" w:hAnsi="Arial" w:cs="Arial"/>
                <w:color w:val="333333"/>
                <w:sz w:val="21"/>
                <w:szCs w:val="21"/>
              </w:rPr>
            </w:rPrChange>
          </w:rPr>
          <w:t>El subsistema privado se compone de prepagas, mutuales y seguros de salud, que cuentan con prestadores propios y no propios, como hospitales y clínicas. Representan el 13% del gasto total, atienden a 4.620.000 personas y manejaron, en 2009, $ 12.807 millones, lo que representa el mayor gasto anual per cápita. El acceso a prepagas y mutuales queda restringido a la población de poder adquisitivo medio a alto y se concentra en Capital Federal, Buenos Aires, Santa Fe, Rosario, Córdoba y Mendoza.</w:t>
        </w:r>
        <w:r w:rsidRPr="00DB6E57">
          <w:rPr>
            <w:rStyle w:val="apple-converted-space"/>
            <w:rFonts w:ascii="Arial" w:hAnsi="Arial" w:cs="Arial"/>
            <w:color w:val="333333"/>
            <w:sz w:val="21"/>
            <w:szCs w:val="21"/>
            <w:lang w:val="es-ES"/>
            <w:rPrChange w:id="627" w:author="Nombre de usuario" w:date="2010-07-20T09:09: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628" w:author="Nombre de usuario" w:date="2010-07-20T09:09:00Z">
              <w:rPr>
                <w:rFonts w:ascii="Arial" w:hAnsi="Arial" w:cs="Arial"/>
                <w:color w:val="333333"/>
                <w:sz w:val="21"/>
                <w:szCs w:val="21"/>
              </w:rPr>
            </w:rPrChange>
          </w:rPr>
          <w:br/>
        </w:r>
        <w:r w:rsidRPr="00DB6E57">
          <w:rPr>
            <w:rFonts w:ascii="Arial" w:hAnsi="Arial" w:cs="Arial"/>
            <w:color w:val="333333"/>
            <w:sz w:val="21"/>
            <w:szCs w:val="21"/>
            <w:lang w:val="es-ES"/>
            <w:rPrChange w:id="629" w:author="Nombre de usuario" w:date="2010-07-20T09:09:00Z">
              <w:rPr>
                <w:rFonts w:ascii="Arial" w:hAnsi="Arial" w:cs="Arial"/>
                <w:color w:val="333333"/>
                <w:sz w:val="21"/>
                <w:szCs w:val="21"/>
              </w:rPr>
            </w:rPrChange>
          </w:rPr>
          <w:br/>
        </w:r>
        <w:r w:rsidRPr="00DB6E57">
          <w:rPr>
            <w:rStyle w:val="st5"/>
            <w:rFonts w:ascii="Arial" w:hAnsi="Arial" w:cs="Arial"/>
            <w:color w:val="333333"/>
            <w:sz w:val="21"/>
            <w:szCs w:val="21"/>
            <w:lang w:val="es-ES"/>
            <w:rPrChange w:id="630" w:author="Nombre de usuario" w:date="2010-07-20T09:09:00Z">
              <w:rPr>
                <w:rStyle w:val="st5"/>
                <w:rFonts w:ascii="Arial" w:hAnsi="Arial" w:cs="Arial"/>
                <w:color w:val="333333"/>
                <w:sz w:val="21"/>
                <w:szCs w:val="21"/>
              </w:rPr>
            </w:rPrChange>
          </w:rPr>
          <w:t>Más de 6,5 millones de personas tienen doble cobertura personal a través del sistema privado y de las obras sociales o el PAMI.</w:t>
        </w:r>
        <w:r w:rsidRPr="00DB6E57">
          <w:rPr>
            <w:rStyle w:val="apple-converted-space"/>
            <w:rFonts w:ascii="Arial" w:hAnsi="Arial" w:cs="Arial"/>
            <w:color w:val="333333"/>
            <w:sz w:val="21"/>
            <w:szCs w:val="21"/>
            <w:lang w:val="es-ES"/>
            <w:rPrChange w:id="631" w:author="Nombre de usuario" w:date="2010-07-20T09:09:00Z">
              <w:rPr>
                <w:rStyle w:val="apple-converted-space"/>
                <w:rFonts w:ascii="Arial" w:hAnsi="Arial" w:cs="Arial"/>
                <w:color w:val="333333"/>
                <w:sz w:val="21"/>
                <w:szCs w:val="21"/>
              </w:rPr>
            </w:rPrChange>
          </w:rPr>
          <w:t> </w:t>
        </w:r>
        <w:r w:rsidRPr="00DB6E57">
          <w:rPr>
            <w:rFonts w:ascii="Arial" w:hAnsi="Arial" w:cs="Arial"/>
            <w:color w:val="333333"/>
            <w:sz w:val="21"/>
            <w:szCs w:val="21"/>
            <w:lang w:val="es-ES"/>
            <w:rPrChange w:id="632" w:author="Nombre de usuario" w:date="2010-07-20T09:09:00Z">
              <w:rPr>
                <w:rFonts w:ascii="Arial" w:hAnsi="Arial" w:cs="Arial"/>
                <w:color w:val="333333"/>
                <w:sz w:val="21"/>
                <w:szCs w:val="21"/>
              </w:rPr>
            </w:rPrChange>
          </w:rPr>
          <w:br/>
        </w:r>
        <w:r w:rsidRPr="00DB6E57">
          <w:rPr>
            <w:rFonts w:ascii="Arial" w:hAnsi="Arial" w:cs="Arial"/>
            <w:color w:val="333333"/>
            <w:sz w:val="21"/>
            <w:szCs w:val="21"/>
            <w:lang w:val="es-ES"/>
            <w:rPrChange w:id="633" w:author="Nombre de usuario" w:date="2010-07-20T09:09:00Z">
              <w:rPr>
                <w:rFonts w:ascii="Arial" w:hAnsi="Arial" w:cs="Arial"/>
                <w:color w:val="333333"/>
                <w:sz w:val="21"/>
                <w:szCs w:val="21"/>
              </w:rPr>
            </w:rPrChange>
          </w:rPr>
          <w:br/>
        </w:r>
        <w:r w:rsidRPr="00DB6E57">
          <w:rPr>
            <w:rStyle w:val="st5"/>
            <w:rFonts w:ascii="Arial" w:hAnsi="Arial" w:cs="Arial"/>
            <w:color w:val="333333"/>
            <w:sz w:val="21"/>
            <w:szCs w:val="21"/>
            <w:lang w:val="es-ES"/>
            <w:rPrChange w:id="634" w:author="Nombre de usuario" w:date="2010-07-20T09:09:00Z">
              <w:rPr>
                <w:rStyle w:val="st5"/>
                <w:rFonts w:ascii="Arial" w:hAnsi="Arial" w:cs="Arial"/>
                <w:color w:val="333333"/>
                <w:sz w:val="21"/>
                <w:szCs w:val="21"/>
              </w:rPr>
            </w:rPrChange>
          </w:rPr>
          <w:lastRenderedPageBreak/>
          <w:t>El 22% restante del gasto, comprendido dentro del sector privado, corresponde a los gastos efectuados en los hogares en medicamentos; aparatos terapéuticos, consultas profesionales y algunos servicios no cubiertos por las prestaciones de los seguros de salud.</w:t>
        </w:r>
        <w:r w:rsidRPr="00DB6E57">
          <w:rPr>
            <w:rFonts w:ascii="Arial" w:hAnsi="Arial" w:cs="Arial"/>
            <w:color w:val="000000"/>
            <w:sz w:val="17"/>
            <w:szCs w:val="17"/>
            <w:lang w:val="es-ES"/>
            <w:rPrChange w:id="635" w:author="Nombre de usuario" w:date="2010-07-20T09:09:00Z">
              <w:rPr>
                <w:rFonts w:ascii="Arial" w:hAnsi="Arial" w:cs="Arial"/>
                <w:color w:val="000000"/>
                <w:sz w:val="17"/>
                <w:szCs w:val="17"/>
              </w:rPr>
            </w:rPrChange>
          </w:rPr>
          <w:t xml:space="preserve"> </w:t>
        </w:r>
      </w:ins>
    </w:p>
    <w:p w:rsidR="00DB6E57" w:rsidRPr="00DB6E57" w:rsidRDefault="00DB6E57" w:rsidP="00DB6E57">
      <w:pPr>
        <w:spacing w:line="240" w:lineRule="auto"/>
        <w:jc w:val="center"/>
        <w:rPr>
          <w:ins w:id="636" w:author="Nombre de usuario" w:date="2010-07-20T09:09:00Z"/>
          <w:rFonts w:ascii="Arial" w:hAnsi="Arial" w:cs="Arial"/>
          <w:color w:val="000000"/>
          <w:sz w:val="20"/>
          <w:szCs w:val="20"/>
          <w:lang w:val="es-ES"/>
          <w:rPrChange w:id="637" w:author="Nombre de usuario" w:date="2010-07-20T09:09:00Z">
            <w:rPr>
              <w:ins w:id="638" w:author="Nombre de usuario" w:date="2010-07-20T09:09:00Z"/>
              <w:rFonts w:ascii="Arial" w:hAnsi="Arial" w:cs="Arial"/>
              <w:color w:val="000000"/>
              <w:sz w:val="20"/>
              <w:szCs w:val="20"/>
            </w:rPr>
          </w:rPrChange>
        </w:rPr>
      </w:pPr>
      <w:ins w:id="639" w:author="Nombre de usuario" w:date="2010-07-20T09:09:00Z">
        <w:r w:rsidRPr="00DB6E57">
          <w:rPr>
            <w:rStyle w:val="apple-converted-space"/>
            <w:rFonts w:ascii="Arial" w:hAnsi="Arial" w:cs="Arial"/>
            <w:color w:val="000000"/>
            <w:lang w:val="es-ES"/>
            <w:rPrChange w:id="640" w:author="Nombre de usuario" w:date="2010-07-20T09:09:00Z">
              <w:rPr>
                <w:rStyle w:val="apple-converted-space"/>
                <w:rFonts w:ascii="Arial" w:hAnsi="Arial" w:cs="Arial"/>
                <w:color w:val="000000"/>
              </w:rPr>
            </w:rPrChange>
          </w:rPr>
          <w:t> </w:t>
        </w:r>
      </w:ins>
    </w:p>
    <w:p w:rsidR="00DB6E57" w:rsidRPr="00DB6E57" w:rsidRDefault="00DB6E57" w:rsidP="00DB6E57">
      <w:pPr>
        <w:rPr>
          <w:ins w:id="641" w:author="Nombre de usuario" w:date="2010-07-20T09:07:00Z"/>
          <w:lang w:val="es-ES"/>
          <w:rPrChange w:id="642" w:author="Nombre de usuario" w:date="2010-07-20T09:09:00Z">
            <w:rPr>
              <w:ins w:id="643" w:author="Nombre de usuario" w:date="2010-07-20T09:07:00Z"/>
              <w:rFonts w:ascii="Arial" w:hAnsi="Arial" w:cs="Arial"/>
              <w:color w:val="333333"/>
              <w:sz w:val="17"/>
              <w:szCs w:val="17"/>
            </w:rPr>
          </w:rPrChange>
        </w:rPr>
        <w:pPrChange w:id="644" w:author="Nombre de usuario" w:date="2010-07-20T09:09:00Z">
          <w:pPr>
            <w:numPr>
              <w:numId w:val="35"/>
            </w:numPr>
            <w:pBdr>
              <w:left w:val="single" w:sz="6" w:space="6" w:color="999999"/>
            </w:pBdr>
            <w:shd w:val="clear" w:color="auto" w:fill="FFFFFF"/>
            <w:tabs>
              <w:tab w:val="num" w:pos="720"/>
            </w:tabs>
            <w:spacing w:after="0" w:line="240" w:lineRule="atLeast"/>
            <w:ind w:hanging="360"/>
            <w:jc w:val="left"/>
          </w:pPr>
        </w:pPrChange>
      </w:pPr>
    </w:p>
    <w:p w:rsidR="00DB6E57" w:rsidRPr="00DB6E57" w:rsidRDefault="00DB6E57" w:rsidP="00DB6E57">
      <w:pPr>
        <w:spacing w:line="240" w:lineRule="auto"/>
        <w:jc w:val="center"/>
        <w:rPr>
          <w:ins w:id="645" w:author="Nombre de usuario" w:date="2010-07-20T09:07:00Z"/>
          <w:rFonts w:ascii="Arial" w:hAnsi="Arial" w:cs="Arial"/>
          <w:color w:val="000000"/>
          <w:sz w:val="20"/>
          <w:szCs w:val="20"/>
          <w:lang w:val="es-ES"/>
          <w:rPrChange w:id="646" w:author="Nombre de usuario" w:date="2010-07-20T09:07:00Z">
            <w:rPr>
              <w:ins w:id="647" w:author="Nombre de usuario" w:date="2010-07-20T09:07:00Z"/>
              <w:rFonts w:ascii="Arial" w:hAnsi="Arial" w:cs="Arial"/>
              <w:color w:val="000000"/>
              <w:sz w:val="20"/>
              <w:szCs w:val="20"/>
            </w:rPr>
          </w:rPrChange>
        </w:rPr>
      </w:pPr>
      <w:ins w:id="648" w:author="Nombre de usuario" w:date="2010-07-20T09:07:00Z">
        <w:r w:rsidRPr="00DB6E57">
          <w:rPr>
            <w:rStyle w:val="apple-converted-space"/>
            <w:rFonts w:ascii="Arial" w:hAnsi="Arial" w:cs="Arial"/>
            <w:color w:val="000000"/>
            <w:sz w:val="20"/>
            <w:szCs w:val="20"/>
            <w:lang w:val="es-ES"/>
            <w:rPrChange w:id="649" w:author="Nombre de usuario" w:date="2010-07-20T09:07:00Z">
              <w:rPr>
                <w:rStyle w:val="apple-converted-space"/>
                <w:rFonts w:ascii="Arial" w:hAnsi="Arial" w:cs="Arial"/>
                <w:color w:val="000000"/>
                <w:sz w:val="20"/>
                <w:szCs w:val="20"/>
              </w:rPr>
            </w:rPrChange>
          </w:rPr>
          <w:t> </w:t>
        </w:r>
      </w:ins>
    </w:p>
    <w:p w:rsidR="00257B24" w:rsidRPr="00EF2DE8" w:rsidRDefault="00257B24" w:rsidP="00257B24">
      <w:pPr>
        <w:rPr>
          <w:lang w:val="es-AR"/>
        </w:rPr>
      </w:pPr>
      <w:r w:rsidRPr="00EF2DE8">
        <w:rPr>
          <w:lang w:val="es-AR"/>
        </w:rPr>
        <w:br w:type="page"/>
      </w:r>
    </w:p>
    <w:p w:rsidR="0050695F" w:rsidRPr="00EF2DE8" w:rsidRDefault="0050695F" w:rsidP="007432B3">
      <w:pPr>
        <w:pStyle w:val="Heading1"/>
        <w:rPr>
          <w:szCs w:val="20"/>
          <w:lang w:val="es-AR"/>
        </w:rPr>
      </w:pPr>
      <w:bookmarkStart w:id="650" w:name="_Toc267380891"/>
      <w:r w:rsidRPr="00EF2DE8">
        <w:rPr>
          <w:lang w:val="es-AR"/>
        </w:rPr>
        <w:lastRenderedPageBreak/>
        <w:t>8 - Aspecto Tecnológico Del Sistema</w:t>
      </w:r>
      <w:bookmarkEnd w:id="650"/>
    </w:p>
    <w:p w:rsidR="0050695F" w:rsidRPr="00EF2DE8" w:rsidRDefault="0050695F" w:rsidP="007432B3">
      <w:pPr>
        <w:pStyle w:val="Heading2"/>
        <w:rPr>
          <w:rFonts w:eastAsia="Times New Roman"/>
          <w:lang w:val="es-AR"/>
        </w:rPr>
      </w:pPr>
      <w:bookmarkStart w:id="651" w:name="_Toc267380892"/>
      <w:r w:rsidRPr="00EF2DE8">
        <w:rPr>
          <w:rFonts w:eastAsia="Times New Roman"/>
          <w:lang w:val="es-AR"/>
        </w:rPr>
        <w:t>8.1 - Alcance del Sistema</w:t>
      </w:r>
      <w:bookmarkEnd w:id="651"/>
    </w:p>
    <w:p w:rsidR="0050695F" w:rsidRPr="00EF2DE8" w:rsidRDefault="0050695F" w:rsidP="0050695F">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El sistema que desarrollaremos se encargará de brindarle al Sanatorio</w:t>
      </w:r>
      <w:r w:rsidRPr="00EF2DE8">
        <w:rPr>
          <w:rFonts w:ascii="Verdana" w:eastAsia="Times New Roman" w:hAnsi="Verdana" w:cs="Times New Roman"/>
          <w:color w:val="000000"/>
          <w:sz w:val="20"/>
          <w:lang w:val="es-AR"/>
        </w:rPr>
        <w:t> Vélez Sarsfield </w:t>
      </w:r>
      <w:r w:rsidRPr="00EF2DE8">
        <w:rPr>
          <w:rFonts w:ascii="Verdana" w:eastAsia="Times New Roman" w:hAnsi="Verdana" w:cs="Times New Roman"/>
          <w:color w:val="000000"/>
          <w:sz w:val="20"/>
          <w:szCs w:val="20"/>
          <w:lang w:val="es-AR"/>
        </w:rPr>
        <w:t>una</w:t>
      </w:r>
      <w:r w:rsidRPr="00EF2DE8">
        <w:rPr>
          <w:rFonts w:ascii="Verdana" w:eastAsia="Times New Roman" w:hAnsi="Verdana" w:cs="Times New Roman"/>
          <w:color w:val="000000"/>
          <w:sz w:val="20"/>
          <w:lang w:val="es-AR"/>
        </w:rPr>
        <w:t> Web Marketing </w:t>
      </w:r>
      <w:r w:rsidRPr="00EF2DE8">
        <w:rPr>
          <w:rFonts w:ascii="Verdana" w:eastAsia="Times New Roman" w:hAnsi="Verdana" w:cs="Times New Roman"/>
          <w:color w:val="000000"/>
          <w:sz w:val="20"/>
          <w:szCs w:val="20"/>
          <w:lang w:val="es-AR"/>
        </w:rPr>
        <w:t>y e-</w:t>
      </w:r>
      <w:r w:rsidRPr="00EF2DE8">
        <w:rPr>
          <w:rFonts w:ascii="Verdana" w:eastAsia="Times New Roman" w:hAnsi="Verdana" w:cs="Times New Roman"/>
          <w:color w:val="000000"/>
          <w:sz w:val="20"/>
          <w:lang w:val="es-AR"/>
        </w:rPr>
        <w:t>bussiness</w:t>
      </w:r>
      <w:r w:rsidRPr="00EF2DE8">
        <w:rPr>
          <w:rFonts w:ascii="Verdana" w:eastAsia="Times New Roman" w:hAnsi="Verdana" w:cs="Times New Roman"/>
          <w:color w:val="000000"/>
          <w:sz w:val="20"/>
          <w:szCs w:val="20"/>
          <w:lang w:val="es-AR"/>
        </w:rPr>
        <w:t>.</w:t>
      </w:r>
    </w:p>
    <w:p w:rsidR="0050695F" w:rsidRPr="00EF2DE8" w:rsidRDefault="0050695F" w:rsidP="0050695F">
      <w:pPr>
        <w:shd w:val="clear" w:color="auto" w:fill="FFFFFF"/>
        <w:spacing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Dentro de la</w:t>
      </w:r>
      <w:r w:rsidRPr="00EF2DE8">
        <w:rPr>
          <w:rFonts w:ascii="Verdana" w:eastAsia="Times New Roman" w:hAnsi="Verdana" w:cs="Times New Roman"/>
          <w:color w:val="000000"/>
          <w:sz w:val="20"/>
          <w:lang w:val="es-AR"/>
        </w:rPr>
        <w:t> sección </w:t>
      </w:r>
      <w:r w:rsidRPr="00EF2DE8">
        <w:rPr>
          <w:rFonts w:ascii="Verdana" w:eastAsia="Times New Roman" w:hAnsi="Verdana" w:cs="Times New Roman"/>
          <w:color w:val="000000"/>
          <w:sz w:val="20"/>
          <w:szCs w:val="20"/>
          <w:lang w:val="es-AR"/>
        </w:rPr>
        <w:t>de</w:t>
      </w:r>
      <w:r w:rsidRPr="00EF2DE8">
        <w:rPr>
          <w:rFonts w:ascii="Verdana" w:eastAsia="Times New Roman" w:hAnsi="Verdana" w:cs="Times New Roman"/>
          <w:color w:val="000000"/>
          <w:sz w:val="20"/>
          <w:lang w:val="es-AR"/>
        </w:rPr>
        <w:t> Web Marketing </w:t>
      </w:r>
      <w:r w:rsidRPr="00EF2DE8">
        <w:rPr>
          <w:rFonts w:ascii="Verdana" w:eastAsia="Times New Roman" w:hAnsi="Verdana" w:cs="Times New Roman"/>
          <w:color w:val="000000"/>
          <w:sz w:val="20"/>
          <w:szCs w:val="20"/>
          <w:lang w:val="es-AR"/>
        </w:rPr>
        <w:t>podemos destacar la</w:t>
      </w:r>
      <w:r w:rsidRPr="00EF2DE8">
        <w:rPr>
          <w:rFonts w:ascii="Verdana" w:eastAsia="Times New Roman" w:hAnsi="Verdana" w:cs="Times New Roman"/>
          <w:color w:val="000000"/>
          <w:sz w:val="20"/>
          <w:lang w:val="es-AR"/>
        </w:rPr>
        <w:t> implementación </w:t>
      </w:r>
      <w:r w:rsidRPr="00EF2DE8">
        <w:rPr>
          <w:rFonts w:ascii="Verdana" w:eastAsia="Times New Roman" w:hAnsi="Verdana" w:cs="Times New Roman"/>
          <w:color w:val="000000"/>
          <w:sz w:val="20"/>
          <w:szCs w:val="20"/>
          <w:lang w:val="es-AR"/>
        </w:rPr>
        <w:t>de un</w:t>
      </w:r>
      <w:r w:rsidRPr="00EF2DE8">
        <w:rPr>
          <w:rFonts w:ascii="Verdana" w:eastAsia="Times New Roman" w:hAnsi="Verdana" w:cs="Times New Roman"/>
          <w:color w:val="000000"/>
          <w:sz w:val="20"/>
          <w:lang w:val="es-AR"/>
        </w:rPr>
        <w:t> CMS</w:t>
      </w:r>
      <w:r w:rsidRPr="00EF2DE8">
        <w:rPr>
          <w:rFonts w:ascii="Verdana" w:eastAsia="Times New Roman" w:hAnsi="Verdana" w:cs="Times New Roman"/>
          <w:color w:val="000000"/>
          <w:sz w:val="20"/>
          <w:szCs w:val="20"/>
          <w:lang w:val="es-AR"/>
        </w:rPr>
        <w:t>, para brindarles presencia en la</w:t>
      </w:r>
      <w:r w:rsidRPr="00EF2DE8">
        <w:rPr>
          <w:rFonts w:ascii="Verdana" w:eastAsia="Times New Roman" w:hAnsi="Verdana" w:cs="Times New Roman"/>
          <w:color w:val="000000"/>
          <w:sz w:val="20"/>
          <w:lang w:val="es-AR"/>
        </w:rPr>
        <w:t> Web </w:t>
      </w:r>
      <w:r w:rsidRPr="00EF2DE8">
        <w:rPr>
          <w:rFonts w:ascii="Verdana" w:eastAsia="Times New Roman" w:hAnsi="Verdana" w:cs="Times New Roman"/>
          <w:color w:val="000000"/>
          <w:sz w:val="20"/>
          <w:szCs w:val="20"/>
          <w:lang w:val="es-AR"/>
        </w:rPr>
        <w:t>donde el directorio de la</w:t>
      </w:r>
      <w:r w:rsidRPr="00EF2DE8">
        <w:rPr>
          <w:rFonts w:ascii="Verdana" w:eastAsia="Times New Roman" w:hAnsi="Verdana" w:cs="Times New Roman"/>
          <w:color w:val="000000"/>
          <w:sz w:val="20"/>
          <w:lang w:val="es-AR"/>
        </w:rPr>
        <w:t> organización podrá </w:t>
      </w:r>
      <w:r w:rsidRPr="00EF2DE8">
        <w:rPr>
          <w:rFonts w:ascii="Verdana" w:eastAsia="Times New Roman" w:hAnsi="Verdana" w:cs="Times New Roman"/>
          <w:color w:val="000000"/>
          <w:sz w:val="20"/>
          <w:szCs w:val="20"/>
          <w:lang w:val="es-AR"/>
        </w:rPr>
        <w:t>publicar las</w:t>
      </w:r>
      <w:r w:rsidRPr="00EF2DE8">
        <w:rPr>
          <w:rFonts w:ascii="Verdana" w:eastAsia="Times New Roman" w:hAnsi="Verdana" w:cs="Times New Roman"/>
          <w:color w:val="000000"/>
          <w:sz w:val="20"/>
          <w:lang w:val="es-AR"/>
        </w:rPr>
        <w:t> últimas </w:t>
      </w:r>
      <w:r w:rsidRPr="00EF2DE8">
        <w:rPr>
          <w:rFonts w:ascii="Verdana" w:eastAsia="Times New Roman" w:hAnsi="Verdana" w:cs="Times New Roman"/>
          <w:color w:val="000000"/>
          <w:sz w:val="20"/>
          <w:szCs w:val="20"/>
          <w:lang w:val="es-AR"/>
        </w:rPr>
        <w:t>novedades de la misma,</w:t>
      </w:r>
      <w:r w:rsidRPr="00EF2DE8">
        <w:rPr>
          <w:rFonts w:ascii="Verdana" w:eastAsia="Times New Roman" w:hAnsi="Verdana" w:cs="Times New Roman"/>
          <w:color w:val="000000"/>
          <w:sz w:val="20"/>
          <w:lang w:val="es-AR"/>
        </w:rPr>
        <w:t> información institucional</w:t>
      </w:r>
      <w:r w:rsidRPr="00EF2DE8">
        <w:rPr>
          <w:rFonts w:ascii="Verdana" w:eastAsia="Times New Roman" w:hAnsi="Verdana" w:cs="Times New Roman"/>
          <w:color w:val="000000"/>
          <w:sz w:val="20"/>
          <w:szCs w:val="20"/>
          <w:lang w:val="es-AR"/>
        </w:rPr>
        <w:t>,</w:t>
      </w:r>
      <w:r w:rsidRPr="00EF2DE8">
        <w:rPr>
          <w:rFonts w:ascii="Verdana" w:eastAsia="Times New Roman" w:hAnsi="Verdana" w:cs="Times New Roman"/>
          <w:color w:val="000000"/>
          <w:sz w:val="20"/>
          <w:lang w:val="es-AR"/>
        </w:rPr>
        <w:t> así </w:t>
      </w:r>
      <w:r w:rsidRPr="00EF2DE8">
        <w:rPr>
          <w:rFonts w:ascii="Verdana" w:eastAsia="Times New Roman" w:hAnsi="Verdana" w:cs="Times New Roman"/>
          <w:color w:val="000000"/>
          <w:sz w:val="20"/>
          <w:szCs w:val="20"/>
          <w:lang w:val="es-AR"/>
        </w:rPr>
        <w:t>como</w:t>
      </w:r>
      <w:r w:rsidRPr="00EF2DE8">
        <w:rPr>
          <w:rFonts w:ascii="Verdana" w:eastAsia="Times New Roman" w:hAnsi="Verdana" w:cs="Times New Roman"/>
          <w:color w:val="000000"/>
          <w:sz w:val="20"/>
          <w:lang w:val="es-AR"/>
        </w:rPr>
        <w:t> también </w:t>
      </w:r>
      <w:r w:rsidRPr="00EF2DE8">
        <w:rPr>
          <w:rFonts w:ascii="Verdana" w:eastAsia="Times New Roman" w:hAnsi="Verdana" w:cs="Times New Roman"/>
          <w:color w:val="000000"/>
          <w:sz w:val="20"/>
          <w:szCs w:val="20"/>
          <w:lang w:val="es-AR"/>
        </w:rPr>
        <w:t>el mapa para saber cómo llegar, teléfonos de contacto y horarios. </w:t>
      </w:r>
    </w:p>
    <w:p w:rsidR="0050695F" w:rsidRPr="00EF2DE8" w:rsidRDefault="0050695F" w:rsidP="0050695F">
      <w:pPr>
        <w:shd w:val="clear" w:color="auto" w:fill="FFFFFF"/>
        <w:spacing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Por parte del e-</w:t>
      </w:r>
      <w:r w:rsidRPr="00EF2DE8">
        <w:rPr>
          <w:rFonts w:ascii="Verdana" w:eastAsia="Times New Roman" w:hAnsi="Verdana" w:cs="Times New Roman"/>
          <w:color w:val="000000"/>
          <w:sz w:val="20"/>
          <w:lang w:val="es-AR"/>
        </w:rPr>
        <w:t>bussiness </w:t>
      </w:r>
      <w:r w:rsidRPr="00EF2DE8">
        <w:rPr>
          <w:rFonts w:ascii="Verdana" w:eastAsia="Times New Roman" w:hAnsi="Verdana" w:cs="Times New Roman"/>
          <w:color w:val="000000"/>
          <w:sz w:val="20"/>
          <w:szCs w:val="20"/>
          <w:lang w:val="es-AR"/>
        </w:rPr>
        <w:t>se le otorgará a la</w:t>
      </w:r>
      <w:r w:rsidRPr="00EF2DE8">
        <w:rPr>
          <w:rFonts w:ascii="Verdana" w:eastAsia="Times New Roman" w:hAnsi="Verdana" w:cs="Times New Roman"/>
          <w:color w:val="000000"/>
          <w:sz w:val="20"/>
          <w:lang w:val="es-AR"/>
        </w:rPr>
        <w:t> organización </w:t>
      </w:r>
      <w:r w:rsidRPr="00EF2DE8">
        <w:rPr>
          <w:rFonts w:ascii="Verdana" w:eastAsia="Times New Roman" w:hAnsi="Verdana" w:cs="Times New Roman"/>
          <w:color w:val="000000"/>
          <w:sz w:val="20"/>
          <w:szCs w:val="20"/>
          <w:lang w:val="es-AR"/>
        </w:rPr>
        <w:t>la</w:t>
      </w:r>
      <w:r w:rsidRPr="00EF2DE8">
        <w:rPr>
          <w:rFonts w:ascii="Verdana" w:eastAsia="Times New Roman" w:hAnsi="Verdana" w:cs="Times New Roman"/>
          <w:color w:val="000000"/>
          <w:sz w:val="20"/>
          <w:lang w:val="es-AR"/>
        </w:rPr>
        <w:t> funcionalidad </w:t>
      </w:r>
      <w:r w:rsidRPr="00EF2DE8">
        <w:rPr>
          <w:rFonts w:ascii="Verdana" w:eastAsia="Times New Roman" w:hAnsi="Verdana" w:cs="Times New Roman"/>
          <w:color w:val="000000"/>
          <w:sz w:val="20"/>
          <w:szCs w:val="20"/>
          <w:lang w:val="es-AR"/>
        </w:rPr>
        <w:t>de</w:t>
      </w:r>
      <w:r w:rsidRPr="00EF2DE8">
        <w:rPr>
          <w:rFonts w:ascii="Verdana" w:eastAsia="Times New Roman" w:hAnsi="Verdana" w:cs="Times New Roman"/>
          <w:color w:val="000000"/>
          <w:sz w:val="20"/>
          <w:lang w:val="es-AR"/>
        </w:rPr>
        <w:t> gestión </w:t>
      </w:r>
      <w:r w:rsidRPr="00EF2DE8">
        <w:rPr>
          <w:rFonts w:ascii="Verdana" w:eastAsia="Times New Roman" w:hAnsi="Verdana" w:cs="Times New Roman"/>
          <w:color w:val="000000"/>
          <w:sz w:val="20"/>
          <w:szCs w:val="20"/>
          <w:lang w:val="es-AR"/>
        </w:rPr>
        <w:t>de turnos, asistencias, agenda de</w:t>
      </w:r>
      <w:r w:rsidRPr="00EF2DE8">
        <w:rPr>
          <w:rFonts w:ascii="Verdana" w:eastAsia="Times New Roman" w:hAnsi="Verdana" w:cs="Times New Roman"/>
          <w:color w:val="000000"/>
          <w:sz w:val="20"/>
          <w:lang w:val="es-AR"/>
        </w:rPr>
        <w:t> profesionales </w:t>
      </w:r>
      <w:r w:rsidRPr="00EF2DE8">
        <w:rPr>
          <w:rFonts w:ascii="Verdana" w:eastAsia="Times New Roman" w:hAnsi="Verdana" w:cs="Times New Roman"/>
          <w:color w:val="000000"/>
          <w:sz w:val="20"/>
          <w:szCs w:val="20"/>
          <w:lang w:val="es-AR"/>
        </w:rPr>
        <w:t>y rendiciones diarias a</w:t>
      </w:r>
      <w:r w:rsidRPr="00EF2DE8">
        <w:rPr>
          <w:rFonts w:ascii="Verdana" w:eastAsia="Times New Roman" w:hAnsi="Verdana" w:cs="Times New Roman"/>
          <w:color w:val="000000"/>
          <w:sz w:val="20"/>
          <w:lang w:val="es-AR"/>
        </w:rPr>
        <w:t> través </w:t>
      </w:r>
      <w:r w:rsidRPr="00EF2DE8">
        <w:rPr>
          <w:rFonts w:ascii="Verdana" w:eastAsia="Times New Roman" w:hAnsi="Verdana" w:cs="Times New Roman"/>
          <w:color w:val="000000"/>
          <w:sz w:val="20"/>
          <w:szCs w:val="20"/>
          <w:lang w:val="es-AR"/>
        </w:rPr>
        <w:t>del mismo sistema</w:t>
      </w:r>
      <w:r w:rsidRPr="00EF2DE8">
        <w:rPr>
          <w:rFonts w:ascii="Verdana" w:eastAsia="Times New Roman" w:hAnsi="Verdana" w:cs="Times New Roman"/>
          <w:color w:val="000000"/>
          <w:sz w:val="20"/>
          <w:lang w:val="es-AR"/>
        </w:rPr>
        <w:t> web</w:t>
      </w:r>
      <w:r w:rsidRPr="00EF2DE8">
        <w:rPr>
          <w:rFonts w:ascii="Verdana" w:eastAsia="Times New Roman" w:hAnsi="Verdana" w:cs="Times New Roman"/>
          <w:color w:val="000000"/>
          <w:sz w:val="20"/>
          <w:szCs w:val="20"/>
          <w:lang w:val="es-AR"/>
        </w:rPr>
        <w:t>.</w:t>
      </w:r>
    </w:p>
    <w:p w:rsidR="0050695F" w:rsidRPr="00EF2DE8" w:rsidRDefault="0050695F" w:rsidP="0050695F">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Podemos resumir y agrupar las</w:t>
      </w:r>
      <w:r w:rsidRPr="00EF2DE8">
        <w:rPr>
          <w:rFonts w:ascii="Verdana" w:eastAsia="Times New Roman" w:hAnsi="Verdana" w:cs="Times New Roman"/>
          <w:color w:val="000000"/>
          <w:sz w:val="20"/>
          <w:lang w:val="es-AR"/>
        </w:rPr>
        <w:t> funcionalidades </w:t>
      </w:r>
      <w:r w:rsidRPr="00EF2DE8">
        <w:rPr>
          <w:rFonts w:ascii="Verdana" w:eastAsia="Times New Roman" w:hAnsi="Verdana" w:cs="Times New Roman"/>
          <w:color w:val="000000"/>
          <w:sz w:val="20"/>
          <w:szCs w:val="20"/>
          <w:lang w:val="es-AR"/>
        </w:rPr>
        <w:t>como:</w:t>
      </w:r>
    </w:p>
    <w:p w:rsidR="0050695F" w:rsidRPr="00EF2DE8" w:rsidRDefault="0050695F" w:rsidP="007432B3">
      <w:pPr>
        <w:pStyle w:val="Heading3"/>
        <w:rPr>
          <w:rFonts w:eastAsia="Times New Roman"/>
          <w:szCs w:val="24"/>
          <w:lang w:val="es-AR"/>
        </w:rPr>
      </w:pPr>
      <w:bookmarkStart w:id="652" w:name="_Toc267380893"/>
      <w:r w:rsidRPr="00EF2DE8">
        <w:rPr>
          <w:rFonts w:eastAsia="Times New Roman"/>
          <w:lang w:val="es-AR"/>
        </w:rPr>
        <w:t>Web</w:t>
      </w:r>
      <w:r w:rsidRPr="00EF2DE8">
        <w:rPr>
          <w:rFonts w:eastAsia="Times New Roman"/>
          <w:sz w:val="27"/>
          <w:szCs w:val="27"/>
          <w:lang w:val="es-AR"/>
        </w:rPr>
        <w:t> </w:t>
      </w:r>
      <w:r w:rsidRPr="00EF2DE8">
        <w:rPr>
          <w:rFonts w:eastAsia="Times New Roman"/>
          <w:lang w:val="es-AR"/>
        </w:rPr>
        <w:t>Marketing</w:t>
      </w:r>
      <w:bookmarkEnd w:id="652"/>
    </w:p>
    <w:p w:rsidR="0050695F" w:rsidRPr="00EF2DE8" w:rsidRDefault="0050695F" w:rsidP="007432B3">
      <w:pPr>
        <w:pStyle w:val="Heading4"/>
        <w:rPr>
          <w:rFonts w:eastAsia="Times New Roman"/>
          <w:lang w:val="es-AR"/>
        </w:rPr>
      </w:pPr>
      <w:r w:rsidRPr="00EF2DE8">
        <w:rPr>
          <w:rFonts w:eastAsia="Times New Roman"/>
          <w:lang w:val="es-AR"/>
        </w:rPr>
        <w:t>Funciones Incluidas</w:t>
      </w:r>
    </w:p>
    <w:p w:rsidR="0050695F" w:rsidRPr="00EF2DE8" w:rsidRDefault="0050695F" w:rsidP="0050695F">
      <w:pPr>
        <w:numPr>
          <w:ilvl w:val="0"/>
          <w:numId w:val="6"/>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lang w:val="es-AR"/>
        </w:rPr>
        <w:t>Configuración </w:t>
      </w:r>
      <w:r w:rsidRPr="00EF2DE8">
        <w:rPr>
          <w:rFonts w:ascii="Verdana" w:eastAsia="Times New Roman" w:hAnsi="Verdana" w:cs="Times New Roman"/>
          <w:color w:val="000000"/>
          <w:sz w:val="20"/>
          <w:szCs w:val="20"/>
          <w:lang w:val="es-AR"/>
        </w:rPr>
        <w:t>e</w:t>
      </w:r>
      <w:r w:rsidRPr="00EF2DE8">
        <w:rPr>
          <w:rFonts w:ascii="Verdana" w:eastAsia="Times New Roman" w:hAnsi="Verdana" w:cs="Times New Roman"/>
          <w:color w:val="000000"/>
          <w:sz w:val="20"/>
          <w:lang w:val="es-AR"/>
        </w:rPr>
        <w:t> implementación </w:t>
      </w:r>
      <w:r w:rsidRPr="00EF2DE8">
        <w:rPr>
          <w:rFonts w:ascii="Verdana" w:eastAsia="Times New Roman" w:hAnsi="Verdana" w:cs="Times New Roman"/>
          <w:color w:val="000000"/>
          <w:sz w:val="20"/>
          <w:szCs w:val="20"/>
          <w:lang w:val="es-AR"/>
        </w:rPr>
        <w:t>de un</w:t>
      </w:r>
      <w:r w:rsidRPr="00EF2DE8">
        <w:rPr>
          <w:rFonts w:ascii="Verdana" w:eastAsia="Times New Roman" w:hAnsi="Verdana" w:cs="Times New Roman"/>
          <w:color w:val="000000"/>
          <w:sz w:val="20"/>
          <w:lang w:val="es-AR"/>
        </w:rPr>
        <w:t> CMS</w:t>
      </w:r>
      <w:r w:rsidRPr="00EF2DE8">
        <w:rPr>
          <w:rFonts w:ascii="Verdana" w:eastAsia="Times New Roman" w:hAnsi="Verdana" w:cs="Times New Roman"/>
          <w:color w:val="000000"/>
          <w:sz w:val="20"/>
          <w:szCs w:val="20"/>
          <w:lang w:val="es-AR"/>
        </w:rPr>
        <w:t>, que</w:t>
      </w:r>
      <w:r w:rsidRPr="00EF2DE8">
        <w:rPr>
          <w:rFonts w:ascii="Verdana" w:eastAsia="Times New Roman" w:hAnsi="Verdana" w:cs="Times New Roman"/>
          <w:color w:val="000000"/>
          <w:sz w:val="20"/>
          <w:lang w:val="es-AR"/>
        </w:rPr>
        <w:t> brindará </w:t>
      </w:r>
      <w:r w:rsidRPr="00EF2DE8">
        <w:rPr>
          <w:rFonts w:ascii="Verdana" w:eastAsia="Times New Roman" w:hAnsi="Verdana" w:cs="Times New Roman"/>
          <w:color w:val="000000"/>
          <w:sz w:val="20"/>
          <w:szCs w:val="20"/>
          <w:lang w:val="es-AR"/>
        </w:rPr>
        <w:t>a los usuarios finales la posibilidad de editar el contenido</w:t>
      </w:r>
      <w:r w:rsidRPr="00EF2DE8">
        <w:rPr>
          <w:rFonts w:ascii="Verdana" w:eastAsia="Times New Roman" w:hAnsi="Verdana" w:cs="Times New Roman"/>
          <w:color w:val="000000"/>
          <w:sz w:val="20"/>
          <w:lang w:val="es-AR"/>
        </w:rPr>
        <w:t> Web </w:t>
      </w:r>
      <w:r w:rsidRPr="00EF2DE8">
        <w:rPr>
          <w:rFonts w:ascii="Verdana" w:eastAsia="Times New Roman" w:hAnsi="Verdana" w:cs="Times New Roman"/>
          <w:color w:val="000000"/>
          <w:sz w:val="20"/>
          <w:szCs w:val="20"/>
          <w:lang w:val="es-AR"/>
        </w:rPr>
        <w:t>sin la</w:t>
      </w:r>
      <w:r w:rsidRPr="00EF2DE8">
        <w:rPr>
          <w:rFonts w:ascii="Verdana" w:eastAsia="Times New Roman" w:hAnsi="Verdana" w:cs="Times New Roman"/>
          <w:color w:val="000000"/>
          <w:sz w:val="20"/>
          <w:lang w:val="es-AR"/>
        </w:rPr>
        <w:t> intervención </w:t>
      </w:r>
      <w:r w:rsidRPr="00EF2DE8">
        <w:rPr>
          <w:rFonts w:ascii="Verdana" w:eastAsia="Times New Roman" w:hAnsi="Verdana" w:cs="Times New Roman"/>
          <w:color w:val="000000"/>
          <w:sz w:val="20"/>
          <w:szCs w:val="20"/>
          <w:lang w:val="es-AR"/>
        </w:rPr>
        <w:t>de personal</w:t>
      </w:r>
      <w:r w:rsidRPr="00EF2DE8">
        <w:rPr>
          <w:rFonts w:ascii="Verdana" w:eastAsia="Times New Roman" w:hAnsi="Verdana" w:cs="Times New Roman"/>
          <w:color w:val="000000"/>
          <w:sz w:val="20"/>
          <w:lang w:val="es-AR"/>
        </w:rPr>
        <w:t> técnico</w:t>
      </w:r>
      <w:r w:rsidRPr="00EF2DE8">
        <w:rPr>
          <w:rFonts w:ascii="Verdana" w:eastAsia="Times New Roman" w:hAnsi="Verdana" w:cs="Times New Roman"/>
          <w:color w:val="000000"/>
          <w:sz w:val="20"/>
          <w:szCs w:val="20"/>
          <w:lang w:val="es-AR"/>
        </w:rPr>
        <w:t>.</w:t>
      </w:r>
    </w:p>
    <w:p w:rsidR="0050695F" w:rsidRPr="00EF2DE8" w:rsidRDefault="0050695F" w:rsidP="0050695F">
      <w:pPr>
        <w:numPr>
          <w:ilvl w:val="0"/>
          <w:numId w:val="6"/>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lang w:val="es-AR"/>
        </w:rPr>
        <w:t>Definición </w:t>
      </w:r>
      <w:r w:rsidRPr="00EF2DE8">
        <w:rPr>
          <w:rFonts w:ascii="Verdana" w:eastAsia="Times New Roman" w:hAnsi="Verdana" w:cs="Times New Roman"/>
          <w:color w:val="000000"/>
          <w:sz w:val="20"/>
          <w:szCs w:val="20"/>
          <w:lang w:val="es-AR"/>
        </w:rPr>
        <w:t>de roles, usuarios y permisos para la</w:t>
      </w:r>
      <w:r w:rsidRPr="00EF2DE8">
        <w:rPr>
          <w:rFonts w:ascii="Verdana" w:eastAsia="Times New Roman" w:hAnsi="Verdana" w:cs="Times New Roman"/>
          <w:color w:val="000000"/>
          <w:sz w:val="20"/>
          <w:lang w:val="es-AR"/>
        </w:rPr>
        <w:t> gestión </w:t>
      </w:r>
      <w:r w:rsidRPr="00EF2DE8">
        <w:rPr>
          <w:rFonts w:ascii="Verdana" w:eastAsia="Times New Roman" w:hAnsi="Verdana" w:cs="Times New Roman"/>
          <w:color w:val="000000"/>
          <w:sz w:val="20"/>
          <w:szCs w:val="20"/>
          <w:lang w:val="es-AR"/>
        </w:rPr>
        <w:t>del contenido.</w:t>
      </w:r>
    </w:p>
    <w:p w:rsidR="0050695F" w:rsidRPr="00EF2DE8" w:rsidRDefault="0050695F" w:rsidP="0050695F">
      <w:pPr>
        <w:numPr>
          <w:ilvl w:val="0"/>
          <w:numId w:val="6"/>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lang w:val="es-AR"/>
        </w:rPr>
        <w:t>Instalación </w:t>
      </w:r>
      <w:r w:rsidRPr="00EF2DE8">
        <w:rPr>
          <w:rFonts w:ascii="Verdana" w:eastAsia="Times New Roman" w:hAnsi="Verdana" w:cs="Times New Roman"/>
          <w:color w:val="000000"/>
          <w:sz w:val="20"/>
          <w:szCs w:val="20"/>
          <w:lang w:val="es-AR"/>
        </w:rPr>
        <w:t>y</w:t>
      </w:r>
      <w:r w:rsidRPr="00EF2DE8">
        <w:rPr>
          <w:rFonts w:ascii="Verdana" w:eastAsia="Times New Roman" w:hAnsi="Verdana" w:cs="Times New Roman"/>
          <w:color w:val="000000"/>
          <w:sz w:val="20"/>
          <w:lang w:val="es-AR"/>
        </w:rPr>
        <w:t> configuración </w:t>
      </w:r>
      <w:r w:rsidRPr="00EF2DE8">
        <w:rPr>
          <w:rFonts w:ascii="Verdana" w:eastAsia="Times New Roman" w:hAnsi="Verdana" w:cs="Times New Roman"/>
          <w:color w:val="000000"/>
          <w:sz w:val="20"/>
          <w:szCs w:val="20"/>
          <w:lang w:val="es-AR"/>
        </w:rPr>
        <w:t>de un</w:t>
      </w:r>
      <w:r w:rsidRPr="00EF2DE8">
        <w:rPr>
          <w:rFonts w:ascii="Verdana" w:eastAsia="Times New Roman" w:hAnsi="Verdana" w:cs="Times New Roman"/>
          <w:color w:val="000000"/>
          <w:sz w:val="20"/>
          <w:lang w:val="es-AR"/>
        </w:rPr>
        <w:t> módulo </w:t>
      </w:r>
      <w:r w:rsidRPr="00EF2DE8">
        <w:rPr>
          <w:rFonts w:ascii="Verdana" w:eastAsia="Times New Roman" w:hAnsi="Verdana" w:cs="Times New Roman"/>
          <w:color w:val="000000"/>
          <w:sz w:val="20"/>
          <w:szCs w:val="20"/>
          <w:lang w:val="es-AR"/>
        </w:rPr>
        <w:t>de Novedades.</w:t>
      </w:r>
    </w:p>
    <w:p w:rsidR="0050695F" w:rsidRPr="00EF2DE8" w:rsidRDefault="0050695F" w:rsidP="0050695F">
      <w:pPr>
        <w:numPr>
          <w:ilvl w:val="0"/>
          <w:numId w:val="6"/>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lang w:val="es-AR"/>
        </w:rPr>
        <w:t>Instalación </w:t>
      </w:r>
      <w:r w:rsidRPr="00EF2DE8">
        <w:rPr>
          <w:rFonts w:ascii="Verdana" w:eastAsia="Times New Roman" w:hAnsi="Verdana" w:cs="Times New Roman"/>
          <w:color w:val="000000"/>
          <w:sz w:val="20"/>
          <w:szCs w:val="20"/>
          <w:lang w:val="es-AR"/>
        </w:rPr>
        <w:t>y</w:t>
      </w:r>
      <w:r w:rsidRPr="00EF2DE8">
        <w:rPr>
          <w:rFonts w:ascii="Verdana" w:eastAsia="Times New Roman" w:hAnsi="Verdana" w:cs="Times New Roman"/>
          <w:color w:val="000000"/>
          <w:sz w:val="20"/>
          <w:lang w:val="es-AR"/>
        </w:rPr>
        <w:t> configuración </w:t>
      </w:r>
      <w:r w:rsidRPr="00EF2DE8">
        <w:rPr>
          <w:rFonts w:ascii="Verdana" w:eastAsia="Times New Roman" w:hAnsi="Verdana" w:cs="Times New Roman"/>
          <w:color w:val="000000"/>
          <w:sz w:val="20"/>
          <w:szCs w:val="20"/>
          <w:lang w:val="es-AR"/>
        </w:rPr>
        <w:t>de un</w:t>
      </w:r>
      <w:r w:rsidRPr="00EF2DE8">
        <w:rPr>
          <w:rFonts w:ascii="Verdana" w:eastAsia="Times New Roman" w:hAnsi="Verdana" w:cs="Times New Roman"/>
          <w:color w:val="000000"/>
          <w:sz w:val="20"/>
          <w:lang w:val="es-AR"/>
        </w:rPr>
        <w:t> módulo </w:t>
      </w:r>
      <w:r w:rsidRPr="00EF2DE8">
        <w:rPr>
          <w:rFonts w:ascii="Verdana" w:eastAsia="Times New Roman" w:hAnsi="Verdana" w:cs="Times New Roman"/>
          <w:color w:val="000000"/>
          <w:sz w:val="20"/>
          <w:szCs w:val="20"/>
          <w:lang w:val="es-AR"/>
        </w:rPr>
        <w:t>de Mapas.</w:t>
      </w:r>
    </w:p>
    <w:p w:rsidR="0050695F" w:rsidRPr="00EF2DE8" w:rsidRDefault="0050695F" w:rsidP="0050695F">
      <w:pPr>
        <w:numPr>
          <w:ilvl w:val="0"/>
          <w:numId w:val="6"/>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lang w:val="es-AR"/>
        </w:rPr>
        <w:t>Instalación </w:t>
      </w:r>
      <w:r w:rsidRPr="00EF2DE8">
        <w:rPr>
          <w:rFonts w:ascii="Verdana" w:eastAsia="Times New Roman" w:hAnsi="Verdana" w:cs="Times New Roman"/>
          <w:color w:val="000000"/>
          <w:sz w:val="20"/>
          <w:szCs w:val="20"/>
          <w:lang w:val="es-AR"/>
        </w:rPr>
        <w:t>y</w:t>
      </w:r>
      <w:r w:rsidRPr="00EF2DE8">
        <w:rPr>
          <w:rFonts w:ascii="Verdana" w:eastAsia="Times New Roman" w:hAnsi="Verdana" w:cs="Times New Roman"/>
          <w:color w:val="000000"/>
          <w:sz w:val="20"/>
          <w:lang w:val="es-AR"/>
        </w:rPr>
        <w:t> configuración </w:t>
      </w:r>
      <w:r w:rsidRPr="00EF2DE8">
        <w:rPr>
          <w:rFonts w:ascii="Verdana" w:eastAsia="Times New Roman" w:hAnsi="Verdana" w:cs="Times New Roman"/>
          <w:color w:val="000000"/>
          <w:sz w:val="20"/>
          <w:szCs w:val="20"/>
          <w:lang w:val="es-AR"/>
        </w:rPr>
        <w:t>de un</w:t>
      </w:r>
      <w:r w:rsidRPr="00EF2DE8">
        <w:rPr>
          <w:rFonts w:ascii="Verdana" w:eastAsia="Times New Roman" w:hAnsi="Verdana" w:cs="Times New Roman"/>
          <w:color w:val="000000"/>
          <w:sz w:val="20"/>
          <w:lang w:val="es-AR"/>
        </w:rPr>
        <w:t> módulo </w:t>
      </w:r>
      <w:r w:rsidRPr="00EF2DE8">
        <w:rPr>
          <w:rFonts w:ascii="Verdana" w:eastAsia="Times New Roman" w:hAnsi="Verdana" w:cs="Times New Roman"/>
          <w:color w:val="000000"/>
          <w:sz w:val="20"/>
          <w:szCs w:val="20"/>
          <w:lang w:val="es-AR"/>
        </w:rPr>
        <w:t>de</w:t>
      </w:r>
      <w:r w:rsidRPr="00EF2DE8">
        <w:rPr>
          <w:rFonts w:ascii="Verdana" w:eastAsia="Times New Roman" w:hAnsi="Verdana" w:cs="Times New Roman"/>
          <w:color w:val="000000"/>
          <w:sz w:val="20"/>
          <w:lang w:val="es-AR"/>
        </w:rPr>
        <w:t> Galería </w:t>
      </w:r>
      <w:r w:rsidRPr="00EF2DE8">
        <w:rPr>
          <w:rFonts w:ascii="Verdana" w:eastAsia="Times New Roman" w:hAnsi="Verdana" w:cs="Times New Roman"/>
          <w:color w:val="000000"/>
          <w:sz w:val="20"/>
          <w:szCs w:val="20"/>
          <w:lang w:val="es-AR"/>
        </w:rPr>
        <w:t>de</w:t>
      </w:r>
      <w:r w:rsidRPr="00EF2DE8">
        <w:rPr>
          <w:rFonts w:ascii="Verdana" w:eastAsia="Times New Roman" w:hAnsi="Verdana" w:cs="Times New Roman"/>
          <w:color w:val="000000"/>
          <w:sz w:val="20"/>
          <w:lang w:val="es-AR"/>
        </w:rPr>
        <w:t> Imágenes </w:t>
      </w:r>
      <w:r w:rsidRPr="00EF2DE8">
        <w:rPr>
          <w:rFonts w:ascii="Verdana" w:eastAsia="Times New Roman" w:hAnsi="Verdana" w:cs="Times New Roman"/>
          <w:color w:val="000000"/>
          <w:sz w:val="20"/>
          <w:szCs w:val="20"/>
          <w:lang w:val="es-AR"/>
        </w:rPr>
        <w:t>y</w:t>
      </w:r>
      <w:r w:rsidRPr="00EF2DE8">
        <w:rPr>
          <w:rFonts w:ascii="Verdana" w:eastAsia="Times New Roman" w:hAnsi="Verdana" w:cs="Times New Roman"/>
          <w:color w:val="000000"/>
          <w:sz w:val="20"/>
          <w:lang w:val="es-AR"/>
        </w:rPr>
        <w:t> Videos</w:t>
      </w:r>
      <w:r w:rsidRPr="00EF2DE8">
        <w:rPr>
          <w:rFonts w:ascii="Verdana" w:eastAsia="Times New Roman" w:hAnsi="Verdana" w:cs="Times New Roman"/>
          <w:color w:val="000000"/>
          <w:sz w:val="20"/>
          <w:szCs w:val="20"/>
          <w:lang w:val="es-AR"/>
        </w:rPr>
        <w:t>.</w:t>
      </w:r>
    </w:p>
    <w:p w:rsidR="0050695F" w:rsidRPr="00EF2DE8" w:rsidRDefault="0050695F" w:rsidP="0050695F">
      <w:pPr>
        <w:numPr>
          <w:ilvl w:val="0"/>
          <w:numId w:val="6"/>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lang w:val="es-AR"/>
        </w:rPr>
        <w:t>Generación </w:t>
      </w:r>
      <w:r w:rsidRPr="00EF2DE8">
        <w:rPr>
          <w:rFonts w:ascii="Verdana" w:eastAsia="Times New Roman" w:hAnsi="Verdana" w:cs="Times New Roman"/>
          <w:color w:val="000000"/>
          <w:sz w:val="20"/>
          <w:szCs w:val="20"/>
          <w:lang w:val="es-AR"/>
        </w:rPr>
        <w:t>de una plantilla</w:t>
      </w:r>
      <w:r w:rsidRPr="00EF2DE8">
        <w:rPr>
          <w:rFonts w:ascii="Verdana" w:eastAsia="Times New Roman" w:hAnsi="Verdana" w:cs="Times New Roman"/>
          <w:color w:val="000000"/>
          <w:sz w:val="20"/>
          <w:lang w:val="es-AR"/>
        </w:rPr>
        <w:t> web</w:t>
      </w:r>
      <w:r w:rsidRPr="00EF2DE8">
        <w:rPr>
          <w:rFonts w:ascii="Verdana" w:eastAsia="Times New Roman" w:hAnsi="Verdana" w:cs="Times New Roman"/>
          <w:color w:val="000000"/>
          <w:sz w:val="20"/>
          <w:szCs w:val="20"/>
          <w:lang w:val="es-AR"/>
        </w:rPr>
        <w:t>, con las</w:t>
      </w:r>
      <w:r w:rsidRPr="00EF2DE8">
        <w:rPr>
          <w:rFonts w:ascii="Verdana" w:eastAsia="Times New Roman" w:hAnsi="Verdana" w:cs="Times New Roman"/>
          <w:color w:val="000000"/>
          <w:sz w:val="20"/>
          <w:lang w:val="es-AR"/>
        </w:rPr>
        <w:t> gráficas </w:t>
      </w:r>
      <w:r w:rsidRPr="00EF2DE8">
        <w:rPr>
          <w:rFonts w:ascii="Verdana" w:eastAsia="Times New Roman" w:hAnsi="Verdana" w:cs="Times New Roman"/>
          <w:color w:val="000000"/>
          <w:sz w:val="20"/>
          <w:szCs w:val="20"/>
          <w:lang w:val="es-AR"/>
        </w:rPr>
        <w:t>de la</w:t>
      </w:r>
      <w:r w:rsidRPr="00EF2DE8">
        <w:rPr>
          <w:rFonts w:ascii="Verdana" w:eastAsia="Times New Roman" w:hAnsi="Verdana" w:cs="Times New Roman"/>
          <w:color w:val="000000"/>
          <w:sz w:val="20"/>
          <w:lang w:val="es-AR"/>
        </w:rPr>
        <w:t> institución</w:t>
      </w:r>
      <w:r w:rsidRPr="00EF2DE8">
        <w:rPr>
          <w:rFonts w:ascii="Verdana" w:eastAsia="Times New Roman" w:hAnsi="Verdana" w:cs="Times New Roman"/>
          <w:color w:val="000000"/>
          <w:sz w:val="20"/>
          <w:szCs w:val="20"/>
          <w:lang w:val="es-AR"/>
        </w:rPr>
        <w:t>.</w:t>
      </w:r>
    </w:p>
    <w:p w:rsidR="0050695F" w:rsidRPr="00EF2DE8" w:rsidRDefault="0050695F" w:rsidP="007432B3">
      <w:pPr>
        <w:pStyle w:val="Heading4"/>
        <w:rPr>
          <w:rFonts w:eastAsia="Times New Roman"/>
          <w:lang w:val="es-AR"/>
        </w:rPr>
      </w:pPr>
      <w:r w:rsidRPr="00EF2DE8">
        <w:rPr>
          <w:rFonts w:eastAsia="Times New Roman"/>
          <w:lang w:val="es-AR"/>
        </w:rPr>
        <w:t>Funciones Excluidas</w:t>
      </w:r>
    </w:p>
    <w:p w:rsidR="0050695F" w:rsidRPr="00EF2DE8" w:rsidRDefault="0050695F" w:rsidP="0050695F">
      <w:pPr>
        <w:numPr>
          <w:ilvl w:val="0"/>
          <w:numId w:val="7"/>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lang w:val="es-AR"/>
        </w:rPr>
        <w:t>Generación </w:t>
      </w:r>
      <w:r w:rsidRPr="00EF2DE8">
        <w:rPr>
          <w:rFonts w:ascii="Verdana" w:eastAsia="Times New Roman" w:hAnsi="Verdana" w:cs="Times New Roman"/>
          <w:color w:val="000000"/>
          <w:sz w:val="20"/>
          <w:szCs w:val="20"/>
          <w:lang w:val="es-AR"/>
        </w:rPr>
        <w:t>del contenido del sitio, tanto documentos, como material multimedia (audio, fotos y</w:t>
      </w:r>
      <w:r w:rsidRPr="00EF2DE8">
        <w:rPr>
          <w:rFonts w:ascii="Verdana" w:eastAsia="Times New Roman" w:hAnsi="Verdana" w:cs="Times New Roman"/>
          <w:color w:val="000000"/>
          <w:sz w:val="20"/>
          <w:lang w:val="es-AR"/>
        </w:rPr>
        <w:t> videos</w:t>
      </w:r>
      <w:r w:rsidRPr="00EF2DE8">
        <w:rPr>
          <w:rFonts w:ascii="Verdana" w:eastAsia="Times New Roman" w:hAnsi="Verdana" w:cs="Times New Roman"/>
          <w:color w:val="000000"/>
          <w:sz w:val="20"/>
          <w:szCs w:val="20"/>
          <w:lang w:val="es-AR"/>
        </w:rPr>
        <w:t>).</w:t>
      </w:r>
    </w:p>
    <w:p w:rsidR="0050695F" w:rsidRPr="00EF2DE8" w:rsidRDefault="0050695F" w:rsidP="007432B3">
      <w:pPr>
        <w:pStyle w:val="Heading3"/>
        <w:rPr>
          <w:rFonts w:eastAsia="Times New Roman"/>
          <w:lang w:val="es-AR"/>
        </w:rPr>
      </w:pPr>
      <w:bookmarkStart w:id="653" w:name="_Toc267380894"/>
      <w:r w:rsidRPr="00EF2DE8">
        <w:rPr>
          <w:rFonts w:eastAsia="Times New Roman"/>
          <w:lang w:val="es-AR"/>
        </w:rPr>
        <w:t>E-Bussiness</w:t>
      </w:r>
      <w:bookmarkEnd w:id="653"/>
    </w:p>
    <w:p w:rsidR="0050695F" w:rsidRPr="00EF2DE8" w:rsidRDefault="0050695F" w:rsidP="007432B3">
      <w:pPr>
        <w:pStyle w:val="Heading4"/>
        <w:rPr>
          <w:rFonts w:eastAsia="Times New Roman"/>
          <w:lang w:val="es-AR"/>
        </w:rPr>
      </w:pPr>
      <w:r w:rsidRPr="00EF2DE8">
        <w:rPr>
          <w:rFonts w:eastAsia="Times New Roman"/>
          <w:lang w:val="es-AR"/>
        </w:rPr>
        <w:t>Funciones Incluidas</w:t>
      </w:r>
    </w:p>
    <w:p w:rsidR="0050695F" w:rsidRPr="00EF2DE8" w:rsidRDefault="0050695F" w:rsidP="0050695F">
      <w:pPr>
        <w:numPr>
          <w:ilvl w:val="0"/>
          <w:numId w:val="8"/>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lang w:val="es-AR"/>
        </w:rPr>
        <w:t>Gestión </w:t>
      </w:r>
      <w:r w:rsidRPr="00EF2DE8">
        <w:rPr>
          <w:rFonts w:ascii="Verdana" w:eastAsia="Times New Roman" w:hAnsi="Verdana" w:cs="Times New Roman"/>
          <w:color w:val="000000"/>
          <w:sz w:val="20"/>
          <w:szCs w:val="20"/>
          <w:lang w:val="es-AR"/>
        </w:rPr>
        <w:t>de consultorios.</w:t>
      </w:r>
    </w:p>
    <w:p w:rsidR="0050695F" w:rsidRPr="00EF2DE8" w:rsidRDefault="0050695F" w:rsidP="0050695F">
      <w:pPr>
        <w:numPr>
          <w:ilvl w:val="0"/>
          <w:numId w:val="8"/>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lang w:val="es-AR"/>
        </w:rPr>
        <w:t>Gestión</w:t>
      </w:r>
      <w:r w:rsidRPr="00EF2DE8">
        <w:rPr>
          <w:rFonts w:ascii="Verdana" w:eastAsia="Times New Roman" w:hAnsi="Verdana" w:cs="Times New Roman"/>
          <w:color w:val="000000"/>
          <w:sz w:val="20"/>
          <w:szCs w:val="20"/>
          <w:lang w:val="es-AR"/>
        </w:rPr>
        <w:t> de profesionales. Incluye</w:t>
      </w:r>
      <w:r w:rsidRPr="00EF2DE8">
        <w:rPr>
          <w:rFonts w:ascii="Verdana" w:eastAsia="Times New Roman" w:hAnsi="Verdana" w:cs="Times New Roman"/>
          <w:color w:val="000000"/>
          <w:sz w:val="20"/>
          <w:lang w:val="es-AR"/>
        </w:rPr>
        <w:t> verificación </w:t>
      </w:r>
      <w:r w:rsidRPr="00EF2DE8">
        <w:rPr>
          <w:rFonts w:ascii="Verdana" w:eastAsia="Times New Roman" w:hAnsi="Verdana" w:cs="Times New Roman"/>
          <w:color w:val="000000"/>
          <w:sz w:val="20"/>
          <w:szCs w:val="20"/>
          <w:lang w:val="es-AR"/>
        </w:rPr>
        <w:t>que los mismos cumplan con los requisitos legales para poder ejercer la</w:t>
      </w:r>
      <w:r w:rsidRPr="00EF2DE8">
        <w:rPr>
          <w:rFonts w:ascii="Verdana" w:eastAsia="Times New Roman" w:hAnsi="Verdana" w:cs="Times New Roman"/>
          <w:color w:val="000000"/>
          <w:sz w:val="20"/>
          <w:lang w:val="es-AR"/>
        </w:rPr>
        <w:t> profesión</w:t>
      </w:r>
      <w:r w:rsidRPr="00EF2DE8">
        <w:rPr>
          <w:rFonts w:ascii="Verdana" w:eastAsia="Times New Roman" w:hAnsi="Verdana" w:cs="Times New Roman"/>
          <w:color w:val="000000"/>
          <w:sz w:val="20"/>
          <w:szCs w:val="20"/>
          <w:lang w:val="es-AR"/>
        </w:rPr>
        <w:t>.</w:t>
      </w:r>
    </w:p>
    <w:p w:rsidR="0050695F" w:rsidRPr="00EF2DE8" w:rsidRDefault="0050695F" w:rsidP="0050695F">
      <w:pPr>
        <w:numPr>
          <w:ilvl w:val="0"/>
          <w:numId w:val="8"/>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lang w:val="es-AR"/>
        </w:rPr>
        <w:t>Gestión </w:t>
      </w:r>
      <w:r w:rsidRPr="00EF2DE8">
        <w:rPr>
          <w:rFonts w:ascii="Verdana" w:eastAsia="Times New Roman" w:hAnsi="Verdana" w:cs="Times New Roman"/>
          <w:color w:val="000000"/>
          <w:sz w:val="20"/>
          <w:szCs w:val="20"/>
          <w:lang w:val="es-AR"/>
        </w:rPr>
        <w:t>de pacientes.</w:t>
      </w:r>
    </w:p>
    <w:p w:rsidR="0050695F" w:rsidRPr="00EF2DE8" w:rsidRDefault="0050695F" w:rsidP="0050695F">
      <w:pPr>
        <w:numPr>
          <w:ilvl w:val="0"/>
          <w:numId w:val="8"/>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lang w:val="es-AR"/>
        </w:rPr>
        <w:t>Gestión </w:t>
      </w:r>
      <w:r w:rsidRPr="00EF2DE8">
        <w:rPr>
          <w:rFonts w:ascii="Verdana" w:eastAsia="Times New Roman" w:hAnsi="Verdana" w:cs="Times New Roman"/>
          <w:color w:val="000000"/>
          <w:sz w:val="20"/>
          <w:szCs w:val="20"/>
          <w:lang w:val="es-AR"/>
        </w:rPr>
        <w:t>de turnos, que</w:t>
      </w:r>
      <w:r w:rsidRPr="00EF2DE8">
        <w:rPr>
          <w:rFonts w:ascii="Verdana" w:eastAsia="Times New Roman" w:hAnsi="Verdana" w:cs="Times New Roman"/>
          <w:color w:val="000000"/>
          <w:sz w:val="20"/>
          <w:lang w:val="es-AR"/>
        </w:rPr>
        <w:t> permitirá </w:t>
      </w:r>
      <w:r w:rsidRPr="00EF2DE8">
        <w:rPr>
          <w:rFonts w:ascii="Verdana" w:eastAsia="Times New Roman" w:hAnsi="Verdana" w:cs="Times New Roman"/>
          <w:color w:val="000000"/>
          <w:sz w:val="20"/>
          <w:szCs w:val="20"/>
          <w:lang w:val="es-AR"/>
        </w:rPr>
        <w:t>a los pacientes obtener turnos</w:t>
      </w:r>
      <w:r w:rsidRPr="00EF2DE8">
        <w:rPr>
          <w:rFonts w:ascii="Verdana" w:eastAsia="Times New Roman" w:hAnsi="Verdana" w:cs="Times New Roman"/>
          <w:color w:val="000000"/>
          <w:sz w:val="20"/>
          <w:lang w:val="es-AR"/>
        </w:rPr>
        <w:t> vía web</w:t>
      </w:r>
      <w:r w:rsidRPr="00EF2DE8">
        <w:rPr>
          <w:rFonts w:ascii="Verdana" w:eastAsia="Times New Roman" w:hAnsi="Verdana" w:cs="Times New Roman"/>
          <w:color w:val="000000"/>
          <w:sz w:val="20"/>
          <w:szCs w:val="20"/>
          <w:lang w:val="es-AR"/>
        </w:rPr>
        <w:t>.</w:t>
      </w:r>
    </w:p>
    <w:p w:rsidR="0050695F" w:rsidRPr="00EF2DE8" w:rsidRDefault="0050695F" w:rsidP="0050695F">
      <w:pPr>
        <w:numPr>
          <w:ilvl w:val="0"/>
          <w:numId w:val="8"/>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lang w:val="es-AR"/>
        </w:rPr>
        <w:t>Gestión </w:t>
      </w:r>
      <w:r w:rsidRPr="00EF2DE8">
        <w:rPr>
          <w:rFonts w:ascii="Verdana" w:eastAsia="Times New Roman" w:hAnsi="Verdana" w:cs="Times New Roman"/>
          <w:color w:val="000000"/>
          <w:sz w:val="20"/>
          <w:szCs w:val="20"/>
          <w:lang w:val="es-AR"/>
        </w:rPr>
        <w:t>de la agenda de los profesionales, quienes</w:t>
      </w:r>
      <w:r w:rsidRPr="00EF2DE8">
        <w:rPr>
          <w:rFonts w:ascii="Verdana" w:eastAsia="Times New Roman" w:hAnsi="Verdana" w:cs="Times New Roman"/>
          <w:color w:val="000000"/>
          <w:sz w:val="20"/>
          <w:lang w:val="es-AR"/>
        </w:rPr>
        <w:t> podrán </w:t>
      </w:r>
      <w:r w:rsidRPr="00EF2DE8">
        <w:rPr>
          <w:rFonts w:ascii="Verdana" w:eastAsia="Times New Roman" w:hAnsi="Verdana" w:cs="Times New Roman"/>
          <w:color w:val="000000"/>
          <w:sz w:val="20"/>
          <w:szCs w:val="20"/>
          <w:lang w:val="es-AR"/>
        </w:rPr>
        <w:t>consultarla</w:t>
      </w:r>
      <w:r w:rsidRPr="00EF2DE8">
        <w:rPr>
          <w:rFonts w:ascii="Verdana" w:eastAsia="Times New Roman" w:hAnsi="Verdana" w:cs="Times New Roman"/>
          <w:color w:val="000000"/>
          <w:sz w:val="20"/>
          <w:lang w:val="es-AR"/>
        </w:rPr>
        <w:t> online </w:t>
      </w:r>
      <w:r w:rsidRPr="00EF2DE8">
        <w:rPr>
          <w:rFonts w:ascii="Verdana" w:eastAsia="Times New Roman" w:hAnsi="Verdana" w:cs="Times New Roman"/>
          <w:color w:val="000000"/>
          <w:sz w:val="20"/>
          <w:szCs w:val="20"/>
          <w:lang w:val="es-AR"/>
        </w:rPr>
        <w:t>desde cualquier lugar del mundo.</w:t>
      </w:r>
    </w:p>
    <w:p w:rsidR="0050695F" w:rsidRPr="00EF2DE8" w:rsidRDefault="0050695F" w:rsidP="0050695F">
      <w:pPr>
        <w:numPr>
          <w:ilvl w:val="0"/>
          <w:numId w:val="8"/>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El sistema</w:t>
      </w:r>
      <w:r w:rsidRPr="00EF2DE8">
        <w:rPr>
          <w:rFonts w:ascii="Verdana" w:eastAsia="Times New Roman" w:hAnsi="Verdana" w:cs="Times New Roman"/>
          <w:color w:val="000000"/>
          <w:sz w:val="20"/>
          <w:lang w:val="es-AR"/>
        </w:rPr>
        <w:t> mantendrá políticas </w:t>
      </w:r>
      <w:r w:rsidRPr="00EF2DE8">
        <w:rPr>
          <w:rFonts w:ascii="Verdana" w:eastAsia="Times New Roman" w:hAnsi="Verdana" w:cs="Times New Roman"/>
          <w:color w:val="000000"/>
          <w:sz w:val="20"/>
          <w:szCs w:val="20"/>
          <w:lang w:val="es-AR"/>
        </w:rPr>
        <w:t>de acceso a</w:t>
      </w:r>
      <w:r w:rsidRPr="00EF2DE8">
        <w:rPr>
          <w:rFonts w:ascii="Verdana" w:eastAsia="Times New Roman" w:hAnsi="Verdana" w:cs="Times New Roman"/>
          <w:color w:val="000000"/>
          <w:sz w:val="20"/>
          <w:lang w:val="es-AR"/>
        </w:rPr>
        <w:t> obtención </w:t>
      </w:r>
      <w:r w:rsidRPr="00EF2DE8">
        <w:rPr>
          <w:rFonts w:ascii="Verdana" w:eastAsia="Times New Roman" w:hAnsi="Verdana" w:cs="Times New Roman"/>
          <w:color w:val="000000"/>
          <w:sz w:val="20"/>
          <w:szCs w:val="20"/>
          <w:lang w:val="es-AR"/>
        </w:rPr>
        <w:t>de turnos</w:t>
      </w:r>
      <w:r w:rsidRPr="00EF2DE8">
        <w:rPr>
          <w:rFonts w:ascii="Verdana" w:eastAsia="Times New Roman" w:hAnsi="Verdana" w:cs="Times New Roman"/>
          <w:color w:val="000000"/>
          <w:sz w:val="20"/>
          <w:lang w:val="es-AR"/>
        </w:rPr>
        <w:t> web</w:t>
      </w:r>
      <w:r w:rsidRPr="00EF2DE8">
        <w:rPr>
          <w:rFonts w:ascii="Verdana" w:eastAsia="Times New Roman" w:hAnsi="Verdana" w:cs="Times New Roman"/>
          <w:color w:val="000000"/>
          <w:sz w:val="20"/>
          <w:szCs w:val="20"/>
          <w:lang w:val="es-AR"/>
        </w:rPr>
        <w:t>, para poder inhabilitar a pacientes que obtienen turnos a los cuales luego no asisten.</w:t>
      </w:r>
    </w:p>
    <w:p w:rsidR="0050695F" w:rsidRPr="00EF2DE8" w:rsidRDefault="0050695F" w:rsidP="0050695F">
      <w:pPr>
        <w:numPr>
          <w:ilvl w:val="0"/>
          <w:numId w:val="8"/>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El sistema</w:t>
      </w:r>
      <w:r w:rsidRPr="00EF2DE8">
        <w:rPr>
          <w:rFonts w:ascii="Verdana" w:eastAsia="Times New Roman" w:hAnsi="Verdana" w:cs="Times New Roman"/>
          <w:color w:val="000000"/>
          <w:sz w:val="20"/>
          <w:lang w:val="es-AR"/>
        </w:rPr>
        <w:t> llevará </w:t>
      </w:r>
      <w:r w:rsidRPr="00EF2DE8">
        <w:rPr>
          <w:rFonts w:ascii="Verdana" w:eastAsia="Times New Roman" w:hAnsi="Verdana" w:cs="Times New Roman"/>
          <w:color w:val="000000"/>
          <w:sz w:val="20"/>
          <w:szCs w:val="20"/>
          <w:lang w:val="es-AR"/>
        </w:rPr>
        <w:t>un control de los profesionales y/o profesiones</w:t>
      </w:r>
      <w:r w:rsidRPr="00EF2DE8">
        <w:rPr>
          <w:rFonts w:ascii="Verdana" w:eastAsia="Times New Roman" w:hAnsi="Verdana" w:cs="Times New Roman"/>
          <w:color w:val="000000"/>
          <w:sz w:val="20"/>
          <w:lang w:val="es-AR"/>
        </w:rPr>
        <w:t> más </w:t>
      </w:r>
      <w:r w:rsidRPr="00EF2DE8">
        <w:rPr>
          <w:rFonts w:ascii="Verdana" w:eastAsia="Times New Roman" w:hAnsi="Verdana" w:cs="Times New Roman"/>
          <w:color w:val="000000"/>
          <w:sz w:val="20"/>
          <w:szCs w:val="20"/>
          <w:lang w:val="es-AR"/>
        </w:rPr>
        <w:t>solicitadas, mediante posterior</w:t>
      </w:r>
      <w:r w:rsidRPr="00EF2DE8">
        <w:rPr>
          <w:rFonts w:ascii="Verdana" w:eastAsia="Times New Roman" w:hAnsi="Verdana" w:cs="Times New Roman"/>
          <w:color w:val="000000"/>
          <w:sz w:val="20"/>
          <w:lang w:val="es-AR"/>
        </w:rPr>
        <w:t> análisis </w:t>
      </w:r>
      <w:r w:rsidRPr="00EF2DE8">
        <w:rPr>
          <w:rFonts w:ascii="Verdana" w:eastAsia="Times New Roman" w:hAnsi="Verdana" w:cs="Times New Roman"/>
          <w:color w:val="000000"/>
          <w:sz w:val="20"/>
          <w:szCs w:val="20"/>
          <w:lang w:val="es-AR"/>
        </w:rPr>
        <w:t>poder determinar que falencias</w:t>
      </w:r>
      <w:r w:rsidRPr="00EF2DE8">
        <w:rPr>
          <w:rFonts w:ascii="Verdana" w:eastAsia="Times New Roman" w:hAnsi="Verdana" w:cs="Times New Roman"/>
          <w:color w:val="000000"/>
          <w:sz w:val="20"/>
          <w:lang w:val="es-AR"/>
        </w:rPr>
        <w:t> prestacionales </w:t>
      </w:r>
      <w:r w:rsidRPr="00EF2DE8">
        <w:rPr>
          <w:rFonts w:ascii="Verdana" w:eastAsia="Times New Roman" w:hAnsi="Verdana" w:cs="Times New Roman"/>
          <w:color w:val="000000"/>
          <w:sz w:val="20"/>
          <w:szCs w:val="20"/>
          <w:lang w:val="es-AR"/>
        </w:rPr>
        <w:t>cuenta el sanatorio.</w:t>
      </w:r>
    </w:p>
    <w:p w:rsidR="0050695F" w:rsidRPr="00EF2DE8" w:rsidRDefault="0050695F" w:rsidP="007432B3">
      <w:pPr>
        <w:pStyle w:val="Heading4"/>
        <w:rPr>
          <w:rFonts w:eastAsia="Times New Roman"/>
          <w:lang w:val="es-AR"/>
        </w:rPr>
      </w:pPr>
      <w:r w:rsidRPr="00EF2DE8">
        <w:rPr>
          <w:rFonts w:eastAsia="Times New Roman"/>
          <w:lang w:val="es-AR"/>
        </w:rPr>
        <w:t>Funciones Excluidas</w:t>
      </w:r>
    </w:p>
    <w:p w:rsidR="0050695F" w:rsidRPr="00EF2DE8" w:rsidRDefault="0050695F" w:rsidP="0050695F">
      <w:pPr>
        <w:numPr>
          <w:ilvl w:val="0"/>
          <w:numId w:val="9"/>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No se</w:t>
      </w:r>
      <w:r w:rsidRPr="00EF2DE8">
        <w:rPr>
          <w:rFonts w:ascii="Verdana" w:eastAsia="Times New Roman" w:hAnsi="Verdana" w:cs="Times New Roman"/>
          <w:color w:val="000000"/>
          <w:sz w:val="20"/>
          <w:lang w:val="es-AR"/>
        </w:rPr>
        <w:t> realizará </w:t>
      </w:r>
      <w:r w:rsidRPr="00EF2DE8">
        <w:rPr>
          <w:rFonts w:ascii="Verdana" w:eastAsia="Times New Roman" w:hAnsi="Verdana" w:cs="Times New Roman"/>
          <w:color w:val="000000"/>
          <w:sz w:val="20"/>
          <w:szCs w:val="20"/>
          <w:lang w:val="es-AR"/>
        </w:rPr>
        <w:t>en esta</w:t>
      </w:r>
      <w:r w:rsidRPr="00EF2DE8">
        <w:rPr>
          <w:rFonts w:ascii="Verdana" w:eastAsia="Times New Roman" w:hAnsi="Verdana" w:cs="Times New Roman"/>
          <w:color w:val="000000"/>
          <w:sz w:val="20"/>
          <w:lang w:val="es-AR"/>
        </w:rPr>
        <w:t> versión </w:t>
      </w:r>
      <w:r w:rsidRPr="00EF2DE8">
        <w:rPr>
          <w:rFonts w:ascii="Verdana" w:eastAsia="Times New Roman" w:hAnsi="Verdana" w:cs="Times New Roman"/>
          <w:color w:val="000000"/>
          <w:sz w:val="20"/>
          <w:szCs w:val="20"/>
          <w:lang w:val="es-AR"/>
        </w:rPr>
        <w:t>del sistema (1.0) el seguimiento de la historia</w:t>
      </w:r>
      <w:r w:rsidRPr="00EF2DE8">
        <w:rPr>
          <w:rFonts w:ascii="Verdana" w:eastAsia="Times New Roman" w:hAnsi="Verdana" w:cs="Times New Roman"/>
          <w:color w:val="000000"/>
          <w:sz w:val="20"/>
          <w:lang w:val="es-AR"/>
        </w:rPr>
        <w:t> clínica </w:t>
      </w:r>
      <w:r w:rsidRPr="00EF2DE8">
        <w:rPr>
          <w:rFonts w:ascii="Verdana" w:eastAsia="Times New Roman" w:hAnsi="Verdana" w:cs="Times New Roman"/>
          <w:color w:val="000000"/>
          <w:sz w:val="20"/>
          <w:szCs w:val="20"/>
          <w:lang w:val="es-AR"/>
        </w:rPr>
        <w:t>de cada una de las atenciones, pero queda como un posible punto que se pueda incorporar en versiones futuras del sistema.</w:t>
      </w:r>
    </w:p>
    <w:p w:rsidR="0050695F" w:rsidRPr="00EF2DE8" w:rsidRDefault="0050695F" w:rsidP="0050695F">
      <w:pPr>
        <w:numPr>
          <w:ilvl w:val="0"/>
          <w:numId w:val="9"/>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No se</w:t>
      </w:r>
      <w:r w:rsidRPr="00EF2DE8">
        <w:rPr>
          <w:rFonts w:ascii="Verdana" w:eastAsia="Times New Roman" w:hAnsi="Verdana" w:cs="Times New Roman"/>
          <w:color w:val="000000"/>
          <w:sz w:val="20"/>
          <w:lang w:val="es-AR"/>
        </w:rPr>
        <w:t> mantendrá </w:t>
      </w:r>
      <w:r w:rsidRPr="00EF2DE8">
        <w:rPr>
          <w:rFonts w:ascii="Verdana" w:eastAsia="Times New Roman" w:hAnsi="Verdana" w:cs="Times New Roman"/>
          <w:color w:val="000000"/>
          <w:sz w:val="20"/>
          <w:szCs w:val="20"/>
          <w:lang w:val="es-AR"/>
        </w:rPr>
        <w:t>en la presente</w:t>
      </w:r>
      <w:r w:rsidRPr="00EF2DE8">
        <w:rPr>
          <w:rFonts w:ascii="Verdana" w:eastAsia="Times New Roman" w:hAnsi="Verdana" w:cs="Times New Roman"/>
          <w:color w:val="000000"/>
          <w:sz w:val="20"/>
          <w:lang w:val="es-AR"/>
        </w:rPr>
        <w:t> versión </w:t>
      </w:r>
      <w:r w:rsidRPr="00EF2DE8">
        <w:rPr>
          <w:rFonts w:ascii="Verdana" w:eastAsia="Times New Roman" w:hAnsi="Verdana" w:cs="Times New Roman"/>
          <w:color w:val="000000"/>
          <w:sz w:val="20"/>
          <w:szCs w:val="20"/>
          <w:lang w:val="es-AR"/>
        </w:rPr>
        <w:t>el manejo de</w:t>
      </w:r>
      <w:r w:rsidRPr="00EF2DE8">
        <w:rPr>
          <w:rFonts w:ascii="Verdana" w:eastAsia="Times New Roman" w:hAnsi="Verdana" w:cs="Times New Roman"/>
          <w:color w:val="000000"/>
          <w:sz w:val="20"/>
          <w:lang w:val="es-AR"/>
        </w:rPr>
        <w:t> administración </w:t>
      </w:r>
      <w:r w:rsidRPr="00EF2DE8">
        <w:rPr>
          <w:rFonts w:ascii="Verdana" w:eastAsia="Times New Roman" w:hAnsi="Verdana" w:cs="Times New Roman"/>
          <w:color w:val="000000"/>
          <w:sz w:val="20"/>
          <w:szCs w:val="20"/>
          <w:lang w:val="es-AR"/>
        </w:rPr>
        <w:t>de</w:t>
      </w:r>
      <w:r w:rsidRPr="00EF2DE8">
        <w:rPr>
          <w:rFonts w:ascii="Verdana" w:eastAsia="Times New Roman" w:hAnsi="Verdana" w:cs="Times New Roman"/>
          <w:color w:val="000000"/>
          <w:sz w:val="20"/>
          <w:lang w:val="es-AR"/>
        </w:rPr>
        <w:t> RRHH</w:t>
      </w:r>
      <w:r w:rsidRPr="00EF2DE8">
        <w:rPr>
          <w:rFonts w:ascii="Verdana" w:eastAsia="Times New Roman" w:hAnsi="Verdana" w:cs="Times New Roman"/>
          <w:color w:val="000000"/>
          <w:sz w:val="20"/>
          <w:szCs w:val="20"/>
          <w:lang w:val="es-AR"/>
        </w:rPr>
        <w:t>.</w:t>
      </w:r>
    </w:p>
    <w:p w:rsidR="0050695F" w:rsidRPr="00EF2DE8" w:rsidRDefault="0050695F" w:rsidP="007432B3">
      <w:pPr>
        <w:pStyle w:val="Heading2"/>
        <w:rPr>
          <w:rFonts w:eastAsia="Times New Roman"/>
          <w:lang w:val="es-AR"/>
        </w:rPr>
      </w:pPr>
      <w:bookmarkStart w:id="654" w:name="_Toc267380895"/>
      <w:r w:rsidRPr="00EF2DE8">
        <w:rPr>
          <w:rFonts w:eastAsia="Times New Roman"/>
          <w:lang w:val="es-AR"/>
        </w:rPr>
        <w:lastRenderedPageBreak/>
        <w:t>8.2 - Módulos del Sistema y Forma de Entrega</w:t>
      </w:r>
      <w:bookmarkEnd w:id="654"/>
    </w:p>
    <w:p w:rsidR="0050695F" w:rsidRPr="00EF2DE8" w:rsidRDefault="0050695F" w:rsidP="0050695F">
      <w:pPr>
        <w:shd w:val="clear" w:color="auto" w:fill="FFFFFF"/>
        <w:spacing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Dividiremos el sistema en las dos partes</w:t>
      </w:r>
      <w:r w:rsidRPr="00EF2DE8">
        <w:rPr>
          <w:rFonts w:ascii="Verdana" w:eastAsia="Times New Roman" w:hAnsi="Verdana" w:cs="Times New Roman"/>
          <w:color w:val="000000"/>
          <w:sz w:val="20"/>
          <w:lang w:val="es-AR"/>
        </w:rPr>
        <w:t> más </w:t>
      </w:r>
      <w:r w:rsidRPr="00EF2DE8">
        <w:rPr>
          <w:rFonts w:ascii="Verdana" w:eastAsia="Times New Roman" w:hAnsi="Verdana" w:cs="Times New Roman"/>
          <w:color w:val="000000"/>
          <w:sz w:val="20"/>
          <w:szCs w:val="20"/>
          <w:lang w:val="es-AR"/>
        </w:rPr>
        <w:t>importantes</w:t>
      </w:r>
      <w:r w:rsidRPr="00EF2DE8">
        <w:rPr>
          <w:rFonts w:ascii="Verdana" w:eastAsia="Times New Roman" w:hAnsi="Verdana" w:cs="Times New Roman"/>
          <w:color w:val="000000"/>
          <w:sz w:val="20"/>
          <w:lang w:val="es-AR"/>
        </w:rPr>
        <w:t> CMS </w:t>
      </w:r>
      <w:r w:rsidRPr="00EF2DE8">
        <w:rPr>
          <w:rFonts w:ascii="Verdana" w:eastAsia="Times New Roman" w:hAnsi="Verdana" w:cs="Times New Roman"/>
          <w:color w:val="000000"/>
          <w:sz w:val="20"/>
          <w:szCs w:val="20"/>
          <w:lang w:val="es-AR"/>
        </w:rPr>
        <w:t>con</w:t>
      </w:r>
      <w:r w:rsidRPr="00EF2DE8">
        <w:rPr>
          <w:rFonts w:ascii="Verdana" w:eastAsia="Times New Roman" w:hAnsi="Verdana" w:cs="Times New Roman"/>
          <w:color w:val="000000"/>
          <w:sz w:val="20"/>
          <w:lang w:val="es-AR"/>
        </w:rPr>
        <w:t> módulos estándar </w:t>
      </w:r>
      <w:r w:rsidRPr="00EF2DE8">
        <w:rPr>
          <w:rFonts w:ascii="Verdana" w:eastAsia="Times New Roman" w:hAnsi="Verdana" w:cs="Times New Roman"/>
          <w:color w:val="000000"/>
          <w:sz w:val="20"/>
          <w:szCs w:val="20"/>
          <w:lang w:val="es-AR"/>
        </w:rPr>
        <w:t>y aquellos</w:t>
      </w:r>
      <w:r w:rsidRPr="00EF2DE8">
        <w:rPr>
          <w:rFonts w:ascii="Verdana" w:eastAsia="Times New Roman" w:hAnsi="Verdana" w:cs="Times New Roman"/>
          <w:color w:val="000000"/>
          <w:sz w:val="20"/>
          <w:lang w:val="es-AR"/>
        </w:rPr>
        <w:t> serán desarrollados </w:t>
      </w:r>
      <w:r w:rsidRPr="00EF2DE8">
        <w:rPr>
          <w:rFonts w:ascii="Verdana" w:eastAsia="Times New Roman" w:hAnsi="Verdana" w:cs="Times New Roman"/>
          <w:color w:val="000000"/>
          <w:sz w:val="20"/>
          <w:szCs w:val="20"/>
          <w:lang w:val="es-AR"/>
        </w:rPr>
        <w:t>a medida de la</w:t>
      </w:r>
      <w:r w:rsidRPr="00EF2DE8">
        <w:rPr>
          <w:rFonts w:ascii="Verdana" w:eastAsia="Times New Roman" w:hAnsi="Verdana" w:cs="Times New Roman"/>
          <w:color w:val="000000"/>
          <w:sz w:val="20"/>
          <w:lang w:val="es-AR"/>
        </w:rPr>
        <w:t> institución</w:t>
      </w:r>
      <w:r w:rsidRPr="00EF2DE8">
        <w:rPr>
          <w:rFonts w:ascii="Verdana" w:eastAsia="Times New Roman" w:hAnsi="Verdana" w:cs="Times New Roman"/>
          <w:color w:val="000000"/>
          <w:sz w:val="20"/>
          <w:szCs w:val="20"/>
          <w:lang w:val="es-AR"/>
        </w:rPr>
        <w:t>.</w:t>
      </w:r>
    </w:p>
    <w:p w:rsidR="0050695F" w:rsidRPr="00EF2DE8" w:rsidRDefault="0050695F" w:rsidP="0050695F">
      <w:pPr>
        <w:numPr>
          <w:ilvl w:val="0"/>
          <w:numId w:val="10"/>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lang w:val="es-AR"/>
        </w:rPr>
        <w:t>Instalación </w:t>
      </w:r>
      <w:r w:rsidRPr="00EF2DE8">
        <w:rPr>
          <w:rFonts w:ascii="Verdana" w:eastAsia="Times New Roman" w:hAnsi="Verdana" w:cs="Times New Roman"/>
          <w:color w:val="000000"/>
          <w:sz w:val="20"/>
          <w:szCs w:val="20"/>
          <w:lang w:val="es-AR"/>
        </w:rPr>
        <w:t>y</w:t>
      </w:r>
      <w:r w:rsidRPr="00EF2DE8">
        <w:rPr>
          <w:rFonts w:ascii="Verdana" w:eastAsia="Times New Roman" w:hAnsi="Verdana" w:cs="Times New Roman"/>
          <w:color w:val="000000"/>
          <w:sz w:val="20"/>
          <w:lang w:val="es-AR"/>
        </w:rPr>
        <w:t> configuración </w:t>
      </w:r>
      <w:r w:rsidRPr="00EF2DE8">
        <w:rPr>
          <w:rFonts w:ascii="Verdana" w:eastAsia="Times New Roman" w:hAnsi="Verdana" w:cs="Times New Roman"/>
          <w:color w:val="000000"/>
          <w:sz w:val="20"/>
          <w:szCs w:val="20"/>
          <w:lang w:val="es-AR"/>
        </w:rPr>
        <w:t>del</w:t>
      </w:r>
      <w:r w:rsidRPr="00EF2DE8">
        <w:rPr>
          <w:rFonts w:ascii="Verdana" w:eastAsia="Times New Roman" w:hAnsi="Verdana" w:cs="Times New Roman"/>
          <w:color w:val="000000"/>
          <w:sz w:val="20"/>
          <w:lang w:val="es-AR"/>
        </w:rPr>
        <w:t> CMS</w:t>
      </w:r>
      <w:r w:rsidRPr="00EF2DE8">
        <w:rPr>
          <w:rFonts w:ascii="Verdana" w:eastAsia="Times New Roman" w:hAnsi="Verdana" w:cs="Times New Roman"/>
          <w:color w:val="000000"/>
          <w:sz w:val="20"/>
          <w:szCs w:val="20"/>
          <w:lang w:val="es-AR"/>
        </w:rPr>
        <w:t>.</w:t>
      </w:r>
    </w:p>
    <w:p w:rsidR="0050695F" w:rsidRPr="00EF2DE8" w:rsidRDefault="0050695F" w:rsidP="0050695F">
      <w:pPr>
        <w:numPr>
          <w:ilvl w:val="0"/>
          <w:numId w:val="10"/>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lang w:val="es-AR"/>
        </w:rPr>
        <w:t>Creación </w:t>
      </w:r>
      <w:r w:rsidRPr="00EF2DE8">
        <w:rPr>
          <w:rFonts w:ascii="Verdana" w:eastAsia="Times New Roman" w:hAnsi="Verdana" w:cs="Times New Roman"/>
          <w:color w:val="000000"/>
          <w:sz w:val="20"/>
          <w:szCs w:val="20"/>
          <w:lang w:val="es-AR"/>
        </w:rPr>
        <w:t>de la plantilla del sitio usando la</w:t>
      </w:r>
      <w:r w:rsidRPr="00EF2DE8">
        <w:rPr>
          <w:rFonts w:ascii="Verdana" w:eastAsia="Times New Roman" w:hAnsi="Verdana" w:cs="Times New Roman"/>
          <w:color w:val="000000"/>
          <w:sz w:val="20"/>
          <w:lang w:val="es-AR"/>
        </w:rPr>
        <w:t> imagen institucional</w:t>
      </w:r>
      <w:r w:rsidRPr="00EF2DE8">
        <w:rPr>
          <w:rFonts w:ascii="Verdana" w:eastAsia="Times New Roman" w:hAnsi="Verdana" w:cs="Times New Roman"/>
          <w:color w:val="000000"/>
          <w:sz w:val="20"/>
          <w:szCs w:val="20"/>
          <w:lang w:val="es-AR"/>
        </w:rPr>
        <w:t>.</w:t>
      </w:r>
    </w:p>
    <w:p w:rsidR="0050695F" w:rsidRPr="00EF2DE8" w:rsidRDefault="0050695F" w:rsidP="0050695F">
      <w:pPr>
        <w:numPr>
          <w:ilvl w:val="0"/>
          <w:numId w:val="10"/>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lang w:val="es-AR"/>
        </w:rPr>
        <w:t>Configuración </w:t>
      </w:r>
      <w:r w:rsidRPr="00EF2DE8">
        <w:rPr>
          <w:rFonts w:ascii="Verdana" w:eastAsia="Times New Roman" w:hAnsi="Verdana" w:cs="Times New Roman"/>
          <w:color w:val="000000"/>
          <w:sz w:val="20"/>
          <w:szCs w:val="20"/>
          <w:lang w:val="es-AR"/>
        </w:rPr>
        <w:t>y carga de los diferentes roles, usuario y permisos.</w:t>
      </w:r>
    </w:p>
    <w:p w:rsidR="0050695F" w:rsidRPr="00EF2DE8" w:rsidRDefault="0050695F" w:rsidP="0050695F">
      <w:pPr>
        <w:numPr>
          <w:ilvl w:val="0"/>
          <w:numId w:val="10"/>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lang w:val="es-AR"/>
        </w:rPr>
        <w:t>Instalación </w:t>
      </w:r>
      <w:r w:rsidRPr="00EF2DE8">
        <w:rPr>
          <w:rFonts w:ascii="Verdana" w:eastAsia="Times New Roman" w:hAnsi="Verdana" w:cs="Times New Roman"/>
          <w:color w:val="000000"/>
          <w:sz w:val="20"/>
          <w:szCs w:val="20"/>
          <w:lang w:val="es-AR"/>
        </w:rPr>
        <w:t>y</w:t>
      </w:r>
      <w:r w:rsidRPr="00EF2DE8">
        <w:rPr>
          <w:rFonts w:ascii="Verdana" w:eastAsia="Times New Roman" w:hAnsi="Verdana" w:cs="Times New Roman"/>
          <w:color w:val="000000"/>
          <w:sz w:val="20"/>
          <w:lang w:val="es-AR"/>
        </w:rPr>
        <w:t> configuración </w:t>
      </w:r>
      <w:r w:rsidRPr="00EF2DE8">
        <w:rPr>
          <w:rFonts w:ascii="Verdana" w:eastAsia="Times New Roman" w:hAnsi="Verdana" w:cs="Times New Roman"/>
          <w:color w:val="000000"/>
          <w:sz w:val="20"/>
          <w:szCs w:val="20"/>
          <w:lang w:val="es-AR"/>
        </w:rPr>
        <w:t>de los</w:t>
      </w:r>
      <w:r w:rsidRPr="00EF2DE8">
        <w:rPr>
          <w:rFonts w:ascii="Verdana" w:eastAsia="Times New Roman" w:hAnsi="Verdana" w:cs="Times New Roman"/>
          <w:color w:val="000000"/>
          <w:sz w:val="20"/>
          <w:lang w:val="es-AR"/>
        </w:rPr>
        <w:t> módulos estándar</w:t>
      </w:r>
    </w:p>
    <w:p w:rsidR="0050695F" w:rsidRPr="00EF2DE8" w:rsidRDefault="0050695F" w:rsidP="0050695F">
      <w:pPr>
        <w:numPr>
          <w:ilvl w:val="1"/>
          <w:numId w:val="10"/>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lang w:val="es-AR"/>
        </w:rPr>
        <w:t>Módulo </w:t>
      </w:r>
      <w:r w:rsidRPr="00EF2DE8">
        <w:rPr>
          <w:rFonts w:ascii="Verdana" w:eastAsia="Times New Roman" w:hAnsi="Verdana" w:cs="Times New Roman"/>
          <w:color w:val="000000"/>
          <w:sz w:val="20"/>
          <w:szCs w:val="20"/>
          <w:lang w:val="es-AR"/>
        </w:rPr>
        <w:t>de</w:t>
      </w:r>
      <w:r w:rsidRPr="00EF2DE8">
        <w:rPr>
          <w:rFonts w:ascii="Verdana" w:eastAsia="Times New Roman" w:hAnsi="Verdana" w:cs="Times New Roman"/>
          <w:color w:val="000000"/>
          <w:sz w:val="20"/>
          <w:lang w:val="es-AR"/>
        </w:rPr>
        <w:t> administración </w:t>
      </w:r>
      <w:r w:rsidRPr="00EF2DE8">
        <w:rPr>
          <w:rFonts w:ascii="Verdana" w:eastAsia="Times New Roman" w:hAnsi="Verdana" w:cs="Times New Roman"/>
          <w:color w:val="000000"/>
          <w:sz w:val="20"/>
          <w:szCs w:val="20"/>
          <w:lang w:val="es-AR"/>
        </w:rPr>
        <w:t>de contenido.</w:t>
      </w:r>
    </w:p>
    <w:p w:rsidR="0050695F" w:rsidRPr="00EF2DE8" w:rsidRDefault="0050695F" w:rsidP="0050695F">
      <w:pPr>
        <w:numPr>
          <w:ilvl w:val="1"/>
          <w:numId w:val="10"/>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lang w:val="es-AR"/>
        </w:rPr>
        <w:t>Módulo </w:t>
      </w:r>
      <w:r w:rsidRPr="00EF2DE8">
        <w:rPr>
          <w:rFonts w:ascii="Verdana" w:eastAsia="Times New Roman" w:hAnsi="Verdana" w:cs="Times New Roman"/>
          <w:color w:val="000000"/>
          <w:sz w:val="20"/>
          <w:szCs w:val="20"/>
          <w:lang w:val="es-AR"/>
        </w:rPr>
        <w:t>de</w:t>
      </w:r>
      <w:r w:rsidRPr="00EF2DE8">
        <w:rPr>
          <w:rFonts w:ascii="Verdana" w:eastAsia="Times New Roman" w:hAnsi="Verdana" w:cs="Times New Roman"/>
          <w:color w:val="000000"/>
          <w:sz w:val="20"/>
          <w:lang w:val="es-AR"/>
        </w:rPr>
        <w:t> administración </w:t>
      </w:r>
      <w:r w:rsidRPr="00EF2DE8">
        <w:rPr>
          <w:rFonts w:ascii="Verdana" w:eastAsia="Times New Roman" w:hAnsi="Verdana" w:cs="Times New Roman"/>
          <w:color w:val="000000"/>
          <w:sz w:val="20"/>
          <w:szCs w:val="20"/>
          <w:lang w:val="es-AR"/>
        </w:rPr>
        <w:t>de noticias.</w:t>
      </w:r>
    </w:p>
    <w:p w:rsidR="0050695F" w:rsidRPr="00EF2DE8" w:rsidRDefault="0050695F" w:rsidP="0050695F">
      <w:pPr>
        <w:numPr>
          <w:ilvl w:val="1"/>
          <w:numId w:val="10"/>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lang w:val="es-AR"/>
        </w:rPr>
        <w:t>Módulo </w:t>
      </w:r>
      <w:r w:rsidRPr="00EF2DE8">
        <w:rPr>
          <w:rFonts w:ascii="Verdana" w:eastAsia="Times New Roman" w:hAnsi="Verdana" w:cs="Times New Roman"/>
          <w:color w:val="000000"/>
          <w:sz w:val="20"/>
          <w:szCs w:val="20"/>
          <w:lang w:val="es-AR"/>
        </w:rPr>
        <w:t>de</w:t>
      </w:r>
      <w:r w:rsidRPr="00EF2DE8">
        <w:rPr>
          <w:rFonts w:ascii="Verdana" w:eastAsia="Times New Roman" w:hAnsi="Verdana" w:cs="Times New Roman"/>
          <w:color w:val="000000"/>
          <w:sz w:val="20"/>
          <w:lang w:val="es-AR"/>
        </w:rPr>
        <w:t> presentación </w:t>
      </w:r>
      <w:r w:rsidRPr="00EF2DE8">
        <w:rPr>
          <w:rFonts w:ascii="Verdana" w:eastAsia="Times New Roman" w:hAnsi="Verdana" w:cs="Times New Roman"/>
          <w:color w:val="000000"/>
          <w:sz w:val="20"/>
          <w:szCs w:val="20"/>
          <w:lang w:val="es-AR"/>
        </w:rPr>
        <w:t>de contenido multimedia.</w:t>
      </w:r>
    </w:p>
    <w:p w:rsidR="0050695F" w:rsidRPr="00EF2DE8" w:rsidRDefault="0050695F" w:rsidP="0050695F">
      <w:pPr>
        <w:numPr>
          <w:ilvl w:val="0"/>
          <w:numId w:val="10"/>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lang w:val="es-AR"/>
        </w:rPr>
        <w:t>Generación </w:t>
      </w:r>
      <w:r w:rsidRPr="00EF2DE8">
        <w:rPr>
          <w:rFonts w:ascii="Verdana" w:eastAsia="Times New Roman" w:hAnsi="Verdana" w:cs="Times New Roman"/>
          <w:color w:val="000000"/>
          <w:sz w:val="20"/>
          <w:szCs w:val="20"/>
          <w:lang w:val="es-AR"/>
        </w:rPr>
        <w:t>de los</w:t>
      </w:r>
      <w:r w:rsidRPr="00EF2DE8">
        <w:rPr>
          <w:rFonts w:ascii="Verdana" w:eastAsia="Times New Roman" w:hAnsi="Verdana" w:cs="Times New Roman"/>
          <w:color w:val="000000"/>
          <w:sz w:val="20"/>
          <w:lang w:val="es-AR"/>
        </w:rPr>
        <w:t> módulos costo</w:t>
      </w:r>
      <w:r w:rsidRPr="00EF2DE8">
        <w:rPr>
          <w:rFonts w:ascii="Verdana" w:eastAsia="Times New Roman" w:hAnsi="Verdana" w:cs="Times New Roman"/>
          <w:color w:val="000000"/>
          <w:sz w:val="20"/>
          <w:szCs w:val="20"/>
          <w:lang w:val="es-AR"/>
        </w:rPr>
        <w:t>:</w:t>
      </w:r>
    </w:p>
    <w:p w:rsidR="0050695F" w:rsidRPr="00EF2DE8" w:rsidRDefault="0050695F" w:rsidP="0050695F">
      <w:pPr>
        <w:numPr>
          <w:ilvl w:val="1"/>
          <w:numId w:val="10"/>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lang w:val="es-AR"/>
        </w:rPr>
        <w:t>Módulos </w:t>
      </w:r>
      <w:r w:rsidRPr="00EF2DE8">
        <w:rPr>
          <w:rFonts w:ascii="Verdana" w:eastAsia="Times New Roman" w:hAnsi="Verdana" w:cs="Times New Roman"/>
          <w:color w:val="000000"/>
          <w:sz w:val="20"/>
          <w:szCs w:val="20"/>
          <w:lang w:val="es-AR"/>
        </w:rPr>
        <w:t>de</w:t>
      </w:r>
      <w:r w:rsidRPr="00EF2DE8">
        <w:rPr>
          <w:rFonts w:ascii="Verdana" w:eastAsia="Times New Roman" w:hAnsi="Verdana" w:cs="Times New Roman"/>
          <w:color w:val="000000"/>
          <w:sz w:val="20"/>
          <w:lang w:val="es-AR"/>
        </w:rPr>
        <w:t> gestión</w:t>
      </w:r>
    </w:p>
    <w:p w:rsidR="0050695F" w:rsidRPr="00EF2DE8" w:rsidRDefault="0050695F" w:rsidP="0050695F">
      <w:pPr>
        <w:numPr>
          <w:ilvl w:val="2"/>
          <w:numId w:val="10"/>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lang w:val="es-AR"/>
        </w:rPr>
        <w:t>Gestión </w:t>
      </w:r>
      <w:r w:rsidRPr="00EF2DE8">
        <w:rPr>
          <w:rFonts w:ascii="Verdana" w:eastAsia="Times New Roman" w:hAnsi="Verdana" w:cs="Times New Roman"/>
          <w:color w:val="000000"/>
          <w:sz w:val="20"/>
          <w:szCs w:val="20"/>
          <w:lang w:val="es-AR"/>
        </w:rPr>
        <w:t>de</w:t>
      </w:r>
      <w:r w:rsidRPr="00EF2DE8">
        <w:rPr>
          <w:rFonts w:ascii="Verdana" w:eastAsia="Times New Roman" w:hAnsi="Verdana" w:cs="Times New Roman"/>
          <w:color w:val="000000"/>
          <w:sz w:val="20"/>
          <w:lang w:val="es-AR"/>
        </w:rPr>
        <w:t> consultorios</w:t>
      </w:r>
      <w:r w:rsidRPr="00EF2DE8">
        <w:rPr>
          <w:rFonts w:ascii="Verdana" w:eastAsia="Times New Roman" w:hAnsi="Verdana" w:cs="Times New Roman"/>
          <w:color w:val="000000"/>
          <w:sz w:val="20"/>
          <w:szCs w:val="20"/>
          <w:lang w:val="es-AR"/>
        </w:rPr>
        <w:t>.</w:t>
      </w:r>
    </w:p>
    <w:p w:rsidR="0050695F" w:rsidRPr="00EF2DE8" w:rsidRDefault="0050695F" w:rsidP="0050695F">
      <w:pPr>
        <w:numPr>
          <w:ilvl w:val="2"/>
          <w:numId w:val="10"/>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lang w:val="es-AR"/>
        </w:rPr>
        <w:t>Gestión </w:t>
      </w:r>
      <w:r w:rsidRPr="00EF2DE8">
        <w:rPr>
          <w:rFonts w:ascii="Verdana" w:eastAsia="Times New Roman" w:hAnsi="Verdana" w:cs="Times New Roman"/>
          <w:color w:val="000000"/>
          <w:sz w:val="20"/>
          <w:szCs w:val="20"/>
          <w:lang w:val="es-AR"/>
        </w:rPr>
        <w:t>de</w:t>
      </w:r>
      <w:r w:rsidRPr="00EF2DE8">
        <w:rPr>
          <w:rFonts w:ascii="Verdana" w:eastAsia="Times New Roman" w:hAnsi="Verdana" w:cs="Times New Roman"/>
          <w:color w:val="000000"/>
          <w:sz w:val="20"/>
          <w:lang w:val="es-AR"/>
        </w:rPr>
        <w:t> profesionales</w:t>
      </w:r>
      <w:r w:rsidRPr="00EF2DE8">
        <w:rPr>
          <w:rFonts w:ascii="Verdana" w:eastAsia="Times New Roman" w:hAnsi="Verdana" w:cs="Times New Roman"/>
          <w:color w:val="000000"/>
          <w:sz w:val="20"/>
          <w:szCs w:val="20"/>
          <w:lang w:val="es-AR"/>
        </w:rPr>
        <w:t>.</w:t>
      </w:r>
    </w:p>
    <w:p w:rsidR="0050695F" w:rsidRPr="00EF2DE8" w:rsidRDefault="0050695F" w:rsidP="0050695F">
      <w:pPr>
        <w:numPr>
          <w:ilvl w:val="2"/>
          <w:numId w:val="10"/>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lang w:val="es-AR"/>
        </w:rPr>
        <w:t>Gestión </w:t>
      </w:r>
      <w:r w:rsidRPr="00EF2DE8">
        <w:rPr>
          <w:rFonts w:ascii="Verdana" w:eastAsia="Times New Roman" w:hAnsi="Verdana" w:cs="Times New Roman"/>
          <w:color w:val="000000"/>
          <w:sz w:val="20"/>
          <w:szCs w:val="20"/>
          <w:lang w:val="es-AR"/>
        </w:rPr>
        <w:t>de usuarios.</w:t>
      </w:r>
    </w:p>
    <w:p w:rsidR="0050695F" w:rsidRPr="00EF2DE8" w:rsidRDefault="0050695F" w:rsidP="0050695F">
      <w:pPr>
        <w:numPr>
          <w:ilvl w:val="2"/>
          <w:numId w:val="10"/>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lang w:val="es-AR"/>
        </w:rPr>
        <w:t>Gestión </w:t>
      </w:r>
      <w:r w:rsidRPr="00EF2DE8">
        <w:rPr>
          <w:rFonts w:ascii="Verdana" w:eastAsia="Times New Roman" w:hAnsi="Verdana" w:cs="Times New Roman"/>
          <w:color w:val="000000"/>
          <w:sz w:val="20"/>
          <w:szCs w:val="20"/>
          <w:lang w:val="es-AR"/>
        </w:rPr>
        <w:t>de pacientes.</w:t>
      </w:r>
    </w:p>
    <w:p w:rsidR="0050695F" w:rsidRPr="00EF2DE8" w:rsidRDefault="0050695F" w:rsidP="0050695F">
      <w:pPr>
        <w:numPr>
          <w:ilvl w:val="2"/>
          <w:numId w:val="10"/>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Gestión de calendarios (incluye el manejo de feriados).</w:t>
      </w:r>
    </w:p>
    <w:p w:rsidR="0050695F" w:rsidRPr="00EF2DE8" w:rsidRDefault="0050695F" w:rsidP="0050695F">
      <w:pPr>
        <w:numPr>
          <w:ilvl w:val="2"/>
          <w:numId w:val="10"/>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lang w:val="es-AR"/>
        </w:rPr>
        <w:t>Gestión </w:t>
      </w:r>
      <w:r w:rsidRPr="00EF2DE8">
        <w:rPr>
          <w:rFonts w:ascii="Verdana" w:eastAsia="Times New Roman" w:hAnsi="Verdana" w:cs="Times New Roman"/>
          <w:color w:val="000000"/>
          <w:sz w:val="20"/>
          <w:szCs w:val="20"/>
          <w:lang w:val="es-AR"/>
        </w:rPr>
        <w:t>de las</w:t>
      </w:r>
      <w:r w:rsidRPr="00EF2DE8">
        <w:rPr>
          <w:rFonts w:ascii="Verdana" w:eastAsia="Times New Roman" w:hAnsi="Verdana" w:cs="Times New Roman"/>
          <w:color w:val="000000"/>
          <w:sz w:val="20"/>
          <w:lang w:val="es-AR"/>
        </w:rPr>
        <w:t> políticas </w:t>
      </w:r>
      <w:r w:rsidRPr="00EF2DE8">
        <w:rPr>
          <w:rFonts w:ascii="Verdana" w:eastAsia="Times New Roman" w:hAnsi="Verdana" w:cs="Times New Roman"/>
          <w:color w:val="000000"/>
          <w:sz w:val="20"/>
          <w:szCs w:val="20"/>
          <w:lang w:val="es-AR"/>
        </w:rPr>
        <w:t>de</w:t>
      </w:r>
      <w:r w:rsidRPr="00EF2DE8">
        <w:rPr>
          <w:rFonts w:ascii="Verdana" w:eastAsia="Times New Roman" w:hAnsi="Verdana" w:cs="Times New Roman"/>
          <w:color w:val="000000"/>
          <w:sz w:val="20"/>
          <w:lang w:val="es-AR"/>
        </w:rPr>
        <w:t> presentismo </w:t>
      </w:r>
      <w:r w:rsidRPr="00EF2DE8">
        <w:rPr>
          <w:rFonts w:ascii="Verdana" w:eastAsia="Times New Roman" w:hAnsi="Verdana" w:cs="Times New Roman"/>
          <w:color w:val="000000"/>
          <w:sz w:val="20"/>
          <w:szCs w:val="20"/>
          <w:lang w:val="es-AR"/>
        </w:rPr>
        <w:t>de turnos obtenidos mediante la</w:t>
      </w:r>
      <w:r w:rsidRPr="00EF2DE8">
        <w:rPr>
          <w:rFonts w:ascii="Verdana" w:eastAsia="Times New Roman" w:hAnsi="Verdana" w:cs="Times New Roman"/>
          <w:color w:val="000000"/>
          <w:sz w:val="20"/>
          <w:lang w:val="es-AR"/>
        </w:rPr>
        <w:t> web</w:t>
      </w:r>
      <w:r w:rsidRPr="00EF2DE8">
        <w:rPr>
          <w:rFonts w:ascii="Verdana" w:eastAsia="Times New Roman" w:hAnsi="Verdana" w:cs="Times New Roman"/>
          <w:color w:val="000000"/>
          <w:sz w:val="20"/>
          <w:szCs w:val="20"/>
          <w:lang w:val="es-AR"/>
        </w:rPr>
        <w:t>.</w:t>
      </w:r>
    </w:p>
    <w:p w:rsidR="0050695F" w:rsidRPr="00EF2DE8" w:rsidRDefault="0050695F" w:rsidP="0050695F">
      <w:pPr>
        <w:numPr>
          <w:ilvl w:val="2"/>
          <w:numId w:val="10"/>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lang w:val="es-AR"/>
        </w:rPr>
        <w:t>Gestión </w:t>
      </w:r>
      <w:r w:rsidRPr="00EF2DE8">
        <w:rPr>
          <w:rFonts w:ascii="Verdana" w:eastAsia="Times New Roman" w:hAnsi="Verdana" w:cs="Times New Roman"/>
          <w:color w:val="000000"/>
          <w:sz w:val="20"/>
          <w:szCs w:val="20"/>
          <w:lang w:val="es-AR"/>
        </w:rPr>
        <w:t>de agenda profesional.</w:t>
      </w:r>
    </w:p>
    <w:p w:rsidR="0050695F" w:rsidRPr="00EF2DE8" w:rsidRDefault="0050695F" w:rsidP="0050695F">
      <w:pPr>
        <w:numPr>
          <w:ilvl w:val="2"/>
          <w:numId w:val="10"/>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Gestión de especialidades.</w:t>
      </w:r>
    </w:p>
    <w:p w:rsidR="0050695F" w:rsidRPr="00EF2DE8" w:rsidRDefault="0050695F" w:rsidP="0050695F">
      <w:pPr>
        <w:numPr>
          <w:ilvl w:val="2"/>
          <w:numId w:val="10"/>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Gestión de Obras Sociales y sus respectivos planes de cobertura.</w:t>
      </w:r>
    </w:p>
    <w:p w:rsidR="0050695F" w:rsidRPr="00EF2DE8" w:rsidRDefault="0050695F" w:rsidP="0050695F">
      <w:pPr>
        <w:numPr>
          <w:ilvl w:val="2"/>
          <w:numId w:val="10"/>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Gestión de turnos.</w:t>
      </w:r>
    </w:p>
    <w:p w:rsidR="0050695F" w:rsidRPr="00EF2DE8" w:rsidRDefault="0050695F" w:rsidP="0050695F">
      <w:pPr>
        <w:numPr>
          <w:ilvl w:val="2"/>
          <w:numId w:val="10"/>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Solicitud de turnos online.</w:t>
      </w:r>
    </w:p>
    <w:p w:rsidR="0050695F" w:rsidRPr="00EF2DE8" w:rsidRDefault="0050695F" w:rsidP="0050695F">
      <w:pPr>
        <w:numPr>
          <w:ilvl w:val="1"/>
          <w:numId w:val="10"/>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lang w:val="es-AR"/>
        </w:rPr>
        <w:t>Módulos </w:t>
      </w:r>
      <w:r w:rsidRPr="00EF2DE8">
        <w:rPr>
          <w:rFonts w:ascii="Verdana" w:eastAsia="Times New Roman" w:hAnsi="Verdana" w:cs="Times New Roman"/>
          <w:color w:val="000000"/>
          <w:sz w:val="20"/>
          <w:szCs w:val="20"/>
          <w:lang w:val="es-AR"/>
        </w:rPr>
        <w:t>de reportes</w:t>
      </w:r>
    </w:p>
    <w:p w:rsidR="0050695F" w:rsidRPr="00EF2DE8" w:rsidRDefault="0050695F" w:rsidP="0050695F">
      <w:pPr>
        <w:numPr>
          <w:ilvl w:val="2"/>
          <w:numId w:val="10"/>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Reporte de</w:t>
      </w:r>
      <w:r w:rsidRPr="00EF2DE8">
        <w:rPr>
          <w:rFonts w:ascii="Verdana" w:eastAsia="Times New Roman" w:hAnsi="Verdana" w:cs="Times New Roman"/>
          <w:color w:val="000000"/>
          <w:sz w:val="20"/>
          <w:lang w:val="es-AR"/>
        </w:rPr>
        <w:t> inasistencias </w:t>
      </w:r>
      <w:r w:rsidRPr="00EF2DE8">
        <w:rPr>
          <w:rFonts w:ascii="Verdana" w:eastAsia="Times New Roman" w:hAnsi="Verdana" w:cs="Times New Roman"/>
          <w:color w:val="000000"/>
          <w:sz w:val="20"/>
          <w:szCs w:val="20"/>
          <w:lang w:val="es-AR"/>
        </w:rPr>
        <w:t>de turnos obtenidos</w:t>
      </w:r>
      <w:r w:rsidRPr="00EF2DE8">
        <w:rPr>
          <w:rFonts w:ascii="Verdana" w:eastAsia="Times New Roman" w:hAnsi="Verdana" w:cs="Times New Roman"/>
          <w:color w:val="000000"/>
          <w:sz w:val="20"/>
          <w:lang w:val="es-AR"/>
        </w:rPr>
        <w:t> web </w:t>
      </w:r>
      <w:r w:rsidRPr="00EF2DE8">
        <w:rPr>
          <w:rFonts w:ascii="Verdana" w:eastAsia="Times New Roman" w:hAnsi="Verdana" w:cs="Times New Roman"/>
          <w:color w:val="000000"/>
          <w:sz w:val="20"/>
          <w:szCs w:val="20"/>
          <w:lang w:val="es-AR"/>
        </w:rPr>
        <w:t>en un rango de fechas.</w:t>
      </w:r>
    </w:p>
    <w:p w:rsidR="0050695F" w:rsidRPr="00EF2DE8" w:rsidRDefault="0050695F" w:rsidP="0050695F">
      <w:pPr>
        <w:numPr>
          <w:ilvl w:val="2"/>
          <w:numId w:val="10"/>
        </w:num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Reporte de atenciones del</w:t>
      </w:r>
      <w:r w:rsidRPr="00EF2DE8">
        <w:rPr>
          <w:rFonts w:ascii="Verdana" w:eastAsia="Times New Roman" w:hAnsi="Verdana" w:cs="Times New Roman"/>
          <w:color w:val="000000"/>
          <w:sz w:val="20"/>
          <w:lang w:val="es-AR"/>
        </w:rPr>
        <w:t> día </w:t>
      </w:r>
      <w:r w:rsidRPr="00EF2DE8">
        <w:rPr>
          <w:rFonts w:ascii="Verdana" w:eastAsia="Times New Roman" w:hAnsi="Verdana" w:cs="Times New Roman"/>
          <w:color w:val="000000"/>
          <w:sz w:val="20"/>
          <w:szCs w:val="20"/>
          <w:lang w:val="es-AR"/>
        </w:rPr>
        <w:t>de la fecha para un profesional.</w:t>
      </w:r>
    </w:p>
    <w:p w:rsidR="0050695F" w:rsidRPr="00EF2DE8" w:rsidRDefault="0050695F" w:rsidP="007432B3">
      <w:pPr>
        <w:pStyle w:val="Heading2"/>
        <w:rPr>
          <w:rFonts w:eastAsia="Times New Roman"/>
          <w:lang w:val="es-AR"/>
        </w:rPr>
      </w:pPr>
      <w:bookmarkStart w:id="655" w:name="_Toc267380896"/>
      <w:r w:rsidRPr="00EF2DE8">
        <w:rPr>
          <w:rFonts w:eastAsia="Times New Roman"/>
          <w:lang w:val="es-AR"/>
        </w:rPr>
        <w:t>8.3 - Modalidad de tenencia del código fuente</w:t>
      </w:r>
      <w:bookmarkEnd w:id="655"/>
    </w:p>
    <w:p w:rsidR="0050695F" w:rsidRPr="00EF2DE8" w:rsidRDefault="0050695F" w:rsidP="0050695F">
      <w:pPr>
        <w:shd w:val="clear" w:color="auto" w:fill="FFFFFF"/>
        <w:spacing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El código fuente se encuentra en el servidor del proyecto.</w:t>
      </w:r>
      <w:r w:rsidRPr="00EF2DE8">
        <w:rPr>
          <w:rFonts w:ascii="Verdana" w:eastAsia="Times New Roman" w:hAnsi="Verdana" w:cs="Times New Roman"/>
          <w:color w:val="000000"/>
          <w:sz w:val="20"/>
          <w:lang w:val="es-AR"/>
        </w:rPr>
        <w:t> Será </w:t>
      </w:r>
      <w:r w:rsidRPr="00EF2DE8">
        <w:rPr>
          <w:rFonts w:ascii="Verdana" w:eastAsia="Times New Roman" w:hAnsi="Verdana" w:cs="Times New Roman"/>
          <w:color w:val="000000"/>
          <w:sz w:val="20"/>
          <w:szCs w:val="20"/>
          <w:lang w:val="es-AR"/>
        </w:rPr>
        <w:t>un servidor</w:t>
      </w:r>
      <w:r w:rsidRPr="00EF2DE8">
        <w:rPr>
          <w:rFonts w:ascii="Verdana" w:eastAsia="Times New Roman" w:hAnsi="Verdana" w:cs="Times New Roman"/>
          <w:color w:val="000000"/>
          <w:sz w:val="20"/>
          <w:lang w:val="es-AR"/>
        </w:rPr>
        <w:t> VPS </w:t>
      </w:r>
      <w:r w:rsidRPr="00EF2DE8">
        <w:rPr>
          <w:rFonts w:ascii="Verdana" w:eastAsia="Times New Roman" w:hAnsi="Verdana" w:cs="Times New Roman"/>
          <w:color w:val="000000"/>
          <w:sz w:val="20"/>
          <w:szCs w:val="20"/>
          <w:lang w:val="es-AR"/>
        </w:rPr>
        <w:t>contratado en</w:t>
      </w:r>
      <w:r w:rsidRPr="00EF2DE8">
        <w:rPr>
          <w:rFonts w:ascii="Verdana" w:eastAsia="Times New Roman" w:hAnsi="Verdana" w:cs="Times New Roman"/>
          <w:color w:val="000000"/>
          <w:sz w:val="20"/>
          <w:lang w:val="es-AR"/>
        </w:rPr>
        <w:t> hosting provider</w:t>
      </w:r>
      <w:r w:rsidRPr="00EF2DE8">
        <w:rPr>
          <w:rFonts w:ascii="Verdana" w:eastAsia="Times New Roman" w:hAnsi="Verdana" w:cs="Times New Roman"/>
          <w:color w:val="000000"/>
          <w:sz w:val="20"/>
          <w:szCs w:val="20"/>
          <w:lang w:val="es-AR"/>
        </w:rPr>
        <w:t>, con un sistema de</w:t>
      </w:r>
      <w:r w:rsidRPr="00EF2DE8">
        <w:rPr>
          <w:rFonts w:ascii="Verdana" w:eastAsia="Times New Roman" w:hAnsi="Verdana" w:cs="Times New Roman"/>
          <w:color w:val="000000"/>
          <w:sz w:val="20"/>
          <w:lang w:val="es-AR"/>
        </w:rPr>
        <w:t> versionamiento </w:t>
      </w:r>
      <w:r w:rsidRPr="00EF2DE8">
        <w:rPr>
          <w:rFonts w:ascii="Verdana" w:eastAsia="Times New Roman" w:hAnsi="Verdana" w:cs="Times New Roman"/>
          <w:color w:val="000000"/>
          <w:sz w:val="20"/>
          <w:szCs w:val="20"/>
          <w:lang w:val="es-AR"/>
        </w:rPr>
        <w:t>de</w:t>
      </w:r>
      <w:r w:rsidRPr="00EF2DE8">
        <w:rPr>
          <w:rFonts w:ascii="Verdana" w:eastAsia="Times New Roman" w:hAnsi="Verdana" w:cs="Times New Roman"/>
          <w:color w:val="000000"/>
          <w:sz w:val="20"/>
          <w:lang w:val="es-AR"/>
        </w:rPr>
        <w:t> código Subversión</w:t>
      </w:r>
      <w:r w:rsidRPr="00EF2DE8">
        <w:rPr>
          <w:rFonts w:ascii="Verdana" w:eastAsia="Times New Roman" w:hAnsi="Verdana" w:cs="Times New Roman"/>
          <w:color w:val="000000"/>
          <w:sz w:val="20"/>
          <w:szCs w:val="20"/>
          <w:lang w:val="es-AR"/>
        </w:rPr>
        <w:t>.</w:t>
      </w:r>
      <w:r w:rsidRPr="00EF2DE8">
        <w:rPr>
          <w:rFonts w:ascii="Verdana" w:eastAsia="Times New Roman" w:hAnsi="Verdana" w:cs="Times New Roman"/>
          <w:color w:val="000000"/>
          <w:sz w:val="20"/>
          <w:szCs w:val="20"/>
          <w:lang w:val="es-AR"/>
        </w:rPr>
        <w:br/>
        <w:t>La</w:t>
      </w:r>
      <w:r w:rsidRPr="00EF2DE8">
        <w:rPr>
          <w:rFonts w:ascii="Verdana" w:eastAsia="Times New Roman" w:hAnsi="Verdana" w:cs="Times New Roman"/>
          <w:color w:val="000000"/>
          <w:sz w:val="20"/>
          <w:lang w:val="es-AR"/>
        </w:rPr>
        <w:t> documentación </w:t>
      </w:r>
      <w:r w:rsidRPr="00EF2DE8">
        <w:rPr>
          <w:rFonts w:ascii="Verdana" w:eastAsia="Times New Roman" w:hAnsi="Verdana" w:cs="Times New Roman"/>
          <w:color w:val="000000"/>
          <w:sz w:val="20"/>
          <w:szCs w:val="20"/>
          <w:lang w:val="es-AR"/>
        </w:rPr>
        <w:t>del sistema, estará</w:t>
      </w:r>
      <w:r w:rsidRPr="00EF2DE8">
        <w:rPr>
          <w:rFonts w:ascii="Verdana" w:eastAsia="Times New Roman" w:hAnsi="Verdana" w:cs="Times New Roman"/>
          <w:color w:val="000000"/>
          <w:sz w:val="20"/>
          <w:lang w:val="es-AR"/>
        </w:rPr>
        <w:t> estrechamente </w:t>
      </w:r>
      <w:r w:rsidRPr="00EF2DE8">
        <w:rPr>
          <w:rFonts w:ascii="Verdana" w:eastAsia="Times New Roman" w:hAnsi="Verdana" w:cs="Times New Roman"/>
          <w:color w:val="000000"/>
          <w:sz w:val="20"/>
          <w:szCs w:val="20"/>
          <w:lang w:val="es-AR"/>
        </w:rPr>
        <w:t>ligada a las versiones estables que se incluyan en las</w:t>
      </w:r>
      <w:r w:rsidRPr="00EF2DE8">
        <w:rPr>
          <w:rFonts w:ascii="Verdana" w:eastAsia="Times New Roman" w:hAnsi="Verdana" w:cs="Times New Roman"/>
          <w:color w:val="000000"/>
          <w:sz w:val="20"/>
          <w:lang w:val="es-AR"/>
        </w:rPr>
        <w:t> actualizaciones</w:t>
      </w:r>
      <w:r w:rsidRPr="00EF2DE8">
        <w:rPr>
          <w:rFonts w:ascii="Verdana" w:eastAsia="Times New Roman" w:hAnsi="Verdana" w:cs="Times New Roman"/>
          <w:color w:val="000000"/>
          <w:sz w:val="20"/>
          <w:szCs w:val="20"/>
          <w:lang w:val="es-AR"/>
        </w:rPr>
        <w:t>. Dicha</w:t>
      </w:r>
      <w:r w:rsidRPr="00EF2DE8">
        <w:rPr>
          <w:rFonts w:ascii="Verdana" w:eastAsia="Times New Roman" w:hAnsi="Verdana" w:cs="Times New Roman"/>
          <w:color w:val="000000"/>
          <w:sz w:val="20"/>
          <w:lang w:val="es-AR"/>
        </w:rPr>
        <w:t> documentación </w:t>
      </w:r>
      <w:r w:rsidRPr="00EF2DE8">
        <w:rPr>
          <w:rFonts w:ascii="Verdana" w:eastAsia="Times New Roman" w:hAnsi="Verdana" w:cs="Times New Roman"/>
          <w:color w:val="000000"/>
          <w:sz w:val="20"/>
          <w:szCs w:val="20"/>
          <w:lang w:val="es-AR"/>
        </w:rPr>
        <w:t>de</w:t>
      </w:r>
      <w:r w:rsidRPr="00EF2DE8">
        <w:rPr>
          <w:rFonts w:ascii="Verdana" w:eastAsia="Times New Roman" w:hAnsi="Verdana" w:cs="Times New Roman"/>
          <w:color w:val="000000"/>
          <w:sz w:val="20"/>
          <w:lang w:val="es-AR"/>
        </w:rPr>
        <w:t> registrará </w:t>
      </w:r>
      <w:r w:rsidRPr="00EF2DE8">
        <w:rPr>
          <w:rFonts w:ascii="Verdana" w:eastAsia="Times New Roman" w:hAnsi="Verdana" w:cs="Times New Roman"/>
          <w:color w:val="000000"/>
          <w:sz w:val="20"/>
          <w:szCs w:val="20"/>
          <w:lang w:val="es-AR"/>
        </w:rPr>
        <w:t>mediante el uso del sistema</w:t>
      </w:r>
      <w:r w:rsidRPr="00EF2DE8">
        <w:rPr>
          <w:rFonts w:ascii="Verdana" w:eastAsia="Times New Roman" w:hAnsi="Verdana" w:cs="Times New Roman"/>
          <w:color w:val="000000"/>
          <w:sz w:val="20"/>
          <w:lang w:val="es-AR"/>
        </w:rPr>
        <w:t> Redmine </w:t>
      </w:r>
      <w:r w:rsidRPr="00EF2DE8">
        <w:rPr>
          <w:rFonts w:ascii="Verdana" w:eastAsia="Times New Roman" w:hAnsi="Verdana" w:cs="Times New Roman"/>
          <w:color w:val="000000"/>
          <w:sz w:val="20"/>
          <w:szCs w:val="20"/>
          <w:lang w:val="es-AR"/>
        </w:rPr>
        <w:t>instalado en el</w:t>
      </w:r>
      <w:r w:rsidRPr="00EF2DE8">
        <w:rPr>
          <w:rFonts w:ascii="Verdana" w:eastAsia="Times New Roman" w:hAnsi="Verdana" w:cs="Times New Roman"/>
          <w:color w:val="000000"/>
          <w:sz w:val="20"/>
          <w:lang w:val="es-AR"/>
        </w:rPr>
        <w:t> VPS </w:t>
      </w:r>
      <w:r w:rsidRPr="00EF2DE8">
        <w:rPr>
          <w:rFonts w:ascii="Verdana" w:eastAsia="Times New Roman" w:hAnsi="Verdana" w:cs="Times New Roman"/>
          <w:color w:val="000000"/>
          <w:sz w:val="20"/>
          <w:szCs w:val="20"/>
          <w:lang w:val="es-AR"/>
        </w:rPr>
        <w:t>mediante las</w:t>
      </w:r>
      <w:r w:rsidRPr="00EF2DE8">
        <w:rPr>
          <w:rFonts w:ascii="Verdana" w:eastAsia="Times New Roman" w:hAnsi="Verdana" w:cs="Times New Roman"/>
          <w:color w:val="000000"/>
          <w:sz w:val="20"/>
          <w:lang w:val="es-AR"/>
        </w:rPr>
        <w:t> características </w:t>
      </w:r>
      <w:r w:rsidRPr="00EF2DE8">
        <w:rPr>
          <w:rFonts w:ascii="Verdana" w:eastAsia="Times New Roman" w:hAnsi="Verdana" w:cs="Times New Roman"/>
          <w:color w:val="000000"/>
          <w:sz w:val="20"/>
          <w:szCs w:val="20"/>
          <w:lang w:val="es-AR"/>
        </w:rPr>
        <w:t>de</w:t>
      </w:r>
      <w:r w:rsidRPr="00EF2DE8">
        <w:rPr>
          <w:rFonts w:ascii="Verdana" w:eastAsia="Times New Roman" w:hAnsi="Verdana" w:cs="Times New Roman"/>
          <w:color w:val="000000"/>
          <w:sz w:val="20"/>
          <w:lang w:val="es-AR"/>
        </w:rPr>
        <w:t> Features</w:t>
      </w:r>
      <w:r w:rsidRPr="00EF2DE8">
        <w:rPr>
          <w:rFonts w:ascii="Verdana" w:eastAsia="Times New Roman" w:hAnsi="Verdana" w:cs="Times New Roman"/>
          <w:color w:val="000000"/>
          <w:sz w:val="20"/>
          <w:szCs w:val="20"/>
          <w:lang w:val="es-AR"/>
        </w:rPr>
        <w:t>.</w:t>
      </w:r>
      <w:r w:rsidRPr="00EF2DE8">
        <w:rPr>
          <w:rFonts w:ascii="Verdana" w:eastAsia="Times New Roman" w:hAnsi="Verdana" w:cs="Times New Roman"/>
          <w:color w:val="000000"/>
          <w:sz w:val="20"/>
          <w:lang w:val="es-AR"/>
        </w:rPr>
        <w:t> Redmine </w:t>
      </w:r>
      <w:r w:rsidRPr="00EF2DE8">
        <w:rPr>
          <w:rFonts w:ascii="Verdana" w:eastAsia="Times New Roman" w:hAnsi="Verdana" w:cs="Times New Roman"/>
          <w:color w:val="000000"/>
          <w:sz w:val="20"/>
          <w:szCs w:val="20"/>
          <w:lang w:val="es-AR"/>
        </w:rPr>
        <w:t>es un sistema de</w:t>
      </w:r>
      <w:r w:rsidRPr="00EF2DE8">
        <w:rPr>
          <w:rFonts w:ascii="Verdana" w:eastAsia="Times New Roman" w:hAnsi="Verdana" w:cs="Times New Roman"/>
          <w:color w:val="000000"/>
          <w:sz w:val="20"/>
          <w:lang w:val="es-AR"/>
        </w:rPr>
        <w:t> tickets </w:t>
      </w:r>
      <w:r w:rsidRPr="00EF2DE8">
        <w:rPr>
          <w:rFonts w:ascii="Verdana" w:eastAsia="Times New Roman" w:hAnsi="Verdana" w:cs="Times New Roman"/>
          <w:color w:val="000000"/>
          <w:sz w:val="20"/>
          <w:szCs w:val="20"/>
          <w:lang w:val="es-AR"/>
        </w:rPr>
        <w:t>que</w:t>
      </w:r>
      <w:r w:rsidRPr="00EF2DE8">
        <w:rPr>
          <w:rFonts w:ascii="Verdana" w:eastAsia="Times New Roman" w:hAnsi="Verdana" w:cs="Times New Roman"/>
          <w:color w:val="000000"/>
          <w:sz w:val="20"/>
          <w:lang w:val="es-AR"/>
        </w:rPr>
        <w:t> ayudará </w:t>
      </w:r>
      <w:r w:rsidRPr="00EF2DE8">
        <w:rPr>
          <w:rFonts w:ascii="Verdana" w:eastAsia="Times New Roman" w:hAnsi="Verdana" w:cs="Times New Roman"/>
          <w:color w:val="000000"/>
          <w:sz w:val="20"/>
          <w:szCs w:val="20"/>
          <w:lang w:val="es-AR"/>
        </w:rPr>
        <w:t>a la</w:t>
      </w:r>
      <w:r w:rsidRPr="00EF2DE8">
        <w:rPr>
          <w:rFonts w:ascii="Verdana" w:eastAsia="Times New Roman" w:hAnsi="Verdana" w:cs="Times New Roman"/>
          <w:color w:val="000000"/>
          <w:sz w:val="20"/>
          <w:lang w:val="es-AR"/>
        </w:rPr>
        <w:t> organización </w:t>
      </w:r>
      <w:r w:rsidRPr="00EF2DE8">
        <w:rPr>
          <w:rFonts w:ascii="Verdana" w:eastAsia="Times New Roman" w:hAnsi="Verdana" w:cs="Times New Roman"/>
          <w:color w:val="000000"/>
          <w:sz w:val="20"/>
          <w:szCs w:val="20"/>
          <w:lang w:val="es-AR"/>
        </w:rPr>
        <w:t>del proyecto.</w:t>
      </w:r>
    </w:p>
    <w:p w:rsidR="0050695F" w:rsidRPr="00EF2DE8" w:rsidRDefault="0050695F" w:rsidP="0050695F">
      <w:pPr>
        <w:shd w:val="clear" w:color="auto" w:fill="FFFFFF"/>
        <w:spacing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La primera versión del sistema se llamará</w:t>
      </w:r>
      <w:r w:rsidRPr="00EF2DE8">
        <w:rPr>
          <w:rFonts w:ascii="Verdana" w:eastAsia="Times New Roman" w:hAnsi="Verdana" w:cs="Times New Roman"/>
          <w:color w:val="000000"/>
          <w:sz w:val="20"/>
          <w:lang w:val="es-AR"/>
        </w:rPr>
        <w:t> SICEMED </w:t>
      </w:r>
      <w:r w:rsidRPr="00EF2DE8">
        <w:rPr>
          <w:rFonts w:ascii="Verdana" w:eastAsia="Times New Roman" w:hAnsi="Verdana" w:cs="Times New Roman"/>
          <w:color w:val="000000"/>
          <w:sz w:val="20"/>
          <w:szCs w:val="20"/>
          <w:lang w:val="es-AR"/>
        </w:rPr>
        <w:t>1.0.</w:t>
      </w:r>
    </w:p>
    <w:p w:rsidR="0050695F" w:rsidRPr="00EF2DE8" w:rsidRDefault="0050695F" w:rsidP="0050695F">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Los pequeños cambios en</w:t>
      </w:r>
      <w:r w:rsidRPr="00EF2DE8">
        <w:rPr>
          <w:rFonts w:ascii="Verdana" w:eastAsia="Times New Roman" w:hAnsi="Verdana" w:cs="Times New Roman"/>
          <w:color w:val="000000"/>
          <w:sz w:val="20"/>
          <w:lang w:val="es-AR"/>
        </w:rPr>
        <w:t> performance </w:t>
      </w:r>
      <w:r w:rsidRPr="00EF2DE8">
        <w:rPr>
          <w:rFonts w:ascii="Verdana" w:eastAsia="Times New Roman" w:hAnsi="Verdana" w:cs="Times New Roman"/>
          <w:color w:val="000000"/>
          <w:sz w:val="20"/>
          <w:szCs w:val="20"/>
          <w:lang w:val="es-AR"/>
        </w:rPr>
        <w:t>o corrección de errores no detectados en la fase de prueba se</w:t>
      </w:r>
      <w:r w:rsidRPr="00EF2DE8">
        <w:rPr>
          <w:rFonts w:ascii="Verdana" w:eastAsia="Times New Roman" w:hAnsi="Verdana" w:cs="Times New Roman"/>
          <w:color w:val="000000"/>
          <w:sz w:val="20"/>
          <w:lang w:val="es-AR"/>
        </w:rPr>
        <w:t> documentarán</w:t>
      </w:r>
      <w:r w:rsidRPr="00EF2DE8">
        <w:rPr>
          <w:rFonts w:ascii="Verdana" w:eastAsia="Times New Roman" w:hAnsi="Verdana" w:cs="Times New Roman"/>
          <w:color w:val="000000"/>
          <w:sz w:val="20"/>
          <w:szCs w:val="20"/>
          <w:lang w:val="es-AR"/>
        </w:rPr>
        <w:t>, bajo el tipo de</w:t>
      </w:r>
      <w:r w:rsidRPr="00EF2DE8">
        <w:rPr>
          <w:rFonts w:ascii="Verdana" w:eastAsia="Times New Roman" w:hAnsi="Verdana" w:cs="Times New Roman"/>
          <w:color w:val="000000"/>
          <w:sz w:val="20"/>
          <w:lang w:val="es-AR"/>
        </w:rPr>
        <w:t> ticket Bug </w:t>
      </w:r>
      <w:r w:rsidRPr="00EF2DE8">
        <w:rPr>
          <w:rFonts w:ascii="Verdana" w:eastAsia="Times New Roman" w:hAnsi="Verdana" w:cs="Times New Roman"/>
          <w:color w:val="000000"/>
          <w:sz w:val="20"/>
          <w:szCs w:val="20"/>
          <w:lang w:val="es-AR"/>
        </w:rPr>
        <w:t>que</w:t>
      </w:r>
      <w:r w:rsidRPr="00EF2DE8">
        <w:rPr>
          <w:rFonts w:ascii="Verdana" w:eastAsia="Times New Roman" w:hAnsi="Verdana" w:cs="Times New Roman"/>
          <w:color w:val="000000"/>
          <w:sz w:val="20"/>
          <w:lang w:val="es-AR"/>
        </w:rPr>
        <w:t> tendrá </w:t>
      </w:r>
      <w:r w:rsidRPr="00EF2DE8">
        <w:rPr>
          <w:rFonts w:ascii="Verdana" w:eastAsia="Times New Roman" w:hAnsi="Verdana" w:cs="Times New Roman"/>
          <w:color w:val="000000"/>
          <w:sz w:val="20"/>
          <w:szCs w:val="20"/>
          <w:lang w:val="es-AR"/>
        </w:rPr>
        <w:t>un</w:t>
      </w:r>
      <w:r w:rsidRPr="00EF2DE8">
        <w:rPr>
          <w:rFonts w:ascii="Verdana" w:eastAsia="Times New Roman" w:hAnsi="Verdana" w:cs="Times New Roman"/>
          <w:color w:val="000000"/>
          <w:sz w:val="20"/>
          <w:lang w:val="es-AR"/>
        </w:rPr>
        <w:t> número único </w:t>
      </w:r>
      <w:r w:rsidRPr="00EF2DE8">
        <w:rPr>
          <w:rFonts w:ascii="Verdana" w:eastAsia="Times New Roman" w:hAnsi="Verdana" w:cs="Times New Roman"/>
          <w:color w:val="000000"/>
          <w:sz w:val="20"/>
          <w:szCs w:val="20"/>
          <w:lang w:val="es-AR"/>
        </w:rPr>
        <w:t>que se</w:t>
      </w:r>
      <w:r w:rsidRPr="00EF2DE8">
        <w:rPr>
          <w:rFonts w:ascii="Verdana" w:eastAsia="Times New Roman" w:hAnsi="Verdana" w:cs="Times New Roman"/>
          <w:color w:val="000000"/>
          <w:sz w:val="20"/>
          <w:lang w:val="es-AR"/>
        </w:rPr>
        <w:t> referenciará </w:t>
      </w:r>
      <w:r w:rsidRPr="00EF2DE8">
        <w:rPr>
          <w:rFonts w:ascii="Verdana" w:eastAsia="Times New Roman" w:hAnsi="Verdana" w:cs="Times New Roman"/>
          <w:color w:val="000000"/>
          <w:sz w:val="20"/>
          <w:szCs w:val="20"/>
          <w:lang w:val="es-AR"/>
        </w:rPr>
        <w:t>en los comentarios de</w:t>
      </w:r>
      <w:r w:rsidRPr="00EF2DE8">
        <w:rPr>
          <w:rFonts w:ascii="Verdana" w:eastAsia="Times New Roman" w:hAnsi="Verdana" w:cs="Times New Roman"/>
          <w:color w:val="000000"/>
          <w:sz w:val="20"/>
          <w:lang w:val="es-AR"/>
        </w:rPr>
        <w:t> commit </w:t>
      </w:r>
      <w:r w:rsidRPr="00EF2DE8">
        <w:rPr>
          <w:rFonts w:ascii="Verdana" w:eastAsia="Times New Roman" w:hAnsi="Verdana" w:cs="Times New Roman"/>
          <w:color w:val="000000"/>
          <w:sz w:val="20"/>
          <w:szCs w:val="20"/>
          <w:lang w:val="es-AR"/>
        </w:rPr>
        <w:t>ingresados al sistema de</w:t>
      </w:r>
      <w:r w:rsidRPr="00EF2DE8">
        <w:rPr>
          <w:rFonts w:ascii="Verdana" w:eastAsia="Times New Roman" w:hAnsi="Verdana" w:cs="Times New Roman"/>
          <w:color w:val="000000"/>
          <w:sz w:val="20"/>
          <w:lang w:val="es-AR"/>
        </w:rPr>
        <w:t> versionado</w:t>
      </w:r>
      <w:r w:rsidRPr="00EF2DE8">
        <w:rPr>
          <w:rFonts w:ascii="Verdana" w:eastAsia="Times New Roman" w:hAnsi="Verdana" w:cs="Times New Roman"/>
          <w:color w:val="000000"/>
          <w:sz w:val="20"/>
          <w:szCs w:val="20"/>
          <w:lang w:val="es-AR"/>
        </w:rPr>
        <w:t>, generando de esta forma una</w:t>
      </w:r>
      <w:r w:rsidRPr="00EF2DE8">
        <w:rPr>
          <w:rFonts w:ascii="Verdana" w:eastAsia="Times New Roman" w:hAnsi="Verdana" w:cs="Times New Roman"/>
          <w:color w:val="000000"/>
          <w:sz w:val="20"/>
          <w:lang w:val="es-AR"/>
        </w:rPr>
        <w:t> trazabilidad </w:t>
      </w:r>
      <w:r w:rsidRPr="00EF2DE8">
        <w:rPr>
          <w:rFonts w:ascii="Verdana" w:eastAsia="Times New Roman" w:hAnsi="Verdana" w:cs="Times New Roman"/>
          <w:color w:val="000000"/>
          <w:sz w:val="20"/>
          <w:szCs w:val="20"/>
          <w:lang w:val="es-AR"/>
        </w:rPr>
        <w:t>de</w:t>
      </w:r>
      <w:r w:rsidRPr="00EF2DE8">
        <w:rPr>
          <w:rFonts w:ascii="Verdana" w:eastAsia="Times New Roman" w:hAnsi="Verdana" w:cs="Times New Roman"/>
          <w:color w:val="000000"/>
          <w:sz w:val="20"/>
          <w:lang w:val="es-AR"/>
        </w:rPr>
        <w:t> requerimientos</w:t>
      </w:r>
      <w:r w:rsidRPr="00EF2DE8">
        <w:rPr>
          <w:rFonts w:ascii="Verdana" w:eastAsia="Times New Roman" w:hAnsi="Verdana" w:cs="Times New Roman"/>
          <w:color w:val="000000"/>
          <w:sz w:val="20"/>
          <w:szCs w:val="20"/>
          <w:lang w:val="es-AR"/>
        </w:rPr>
        <w:t>/</w:t>
      </w:r>
      <w:r w:rsidRPr="00EF2DE8">
        <w:rPr>
          <w:rFonts w:ascii="Verdana" w:eastAsia="Times New Roman" w:hAnsi="Verdana" w:cs="Times New Roman"/>
          <w:color w:val="000000"/>
          <w:sz w:val="20"/>
          <w:lang w:val="es-AR"/>
        </w:rPr>
        <w:t>bugs </w:t>
      </w:r>
      <w:r w:rsidRPr="00EF2DE8">
        <w:rPr>
          <w:rFonts w:ascii="Verdana" w:eastAsia="Times New Roman" w:hAnsi="Verdana" w:cs="Times New Roman"/>
          <w:color w:val="000000"/>
          <w:sz w:val="20"/>
          <w:szCs w:val="20"/>
          <w:lang w:val="es-AR"/>
        </w:rPr>
        <w:t>y versiones de</w:t>
      </w:r>
      <w:r w:rsidRPr="00EF2DE8">
        <w:rPr>
          <w:rFonts w:ascii="Verdana" w:eastAsia="Times New Roman" w:hAnsi="Verdana" w:cs="Times New Roman"/>
          <w:color w:val="000000"/>
          <w:sz w:val="20"/>
          <w:lang w:val="es-AR"/>
        </w:rPr>
        <w:t> código </w:t>
      </w:r>
      <w:r w:rsidRPr="00EF2DE8">
        <w:rPr>
          <w:rFonts w:ascii="Verdana" w:eastAsia="Times New Roman" w:hAnsi="Verdana" w:cs="Times New Roman"/>
          <w:color w:val="000000"/>
          <w:sz w:val="20"/>
          <w:szCs w:val="20"/>
          <w:lang w:val="es-AR"/>
        </w:rPr>
        <w:t>fuente. Al completarse un conjunto de</w:t>
      </w:r>
      <w:r w:rsidRPr="00EF2DE8">
        <w:rPr>
          <w:rFonts w:ascii="Verdana" w:eastAsia="Times New Roman" w:hAnsi="Verdana" w:cs="Times New Roman"/>
          <w:color w:val="000000"/>
          <w:sz w:val="20"/>
          <w:lang w:val="es-AR"/>
        </w:rPr>
        <w:t> bugs significativos </w:t>
      </w:r>
      <w:r w:rsidRPr="00EF2DE8">
        <w:rPr>
          <w:rFonts w:ascii="Verdana" w:eastAsia="Times New Roman" w:hAnsi="Verdana" w:cs="Times New Roman"/>
          <w:color w:val="000000"/>
          <w:sz w:val="20"/>
          <w:szCs w:val="20"/>
          <w:lang w:val="es-AR"/>
        </w:rPr>
        <w:t>se</w:t>
      </w:r>
      <w:r w:rsidRPr="00EF2DE8">
        <w:rPr>
          <w:rFonts w:ascii="Verdana" w:eastAsia="Times New Roman" w:hAnsi="Verdana" w:cs="Times New Roman"/>
          <w:color w:val="000000"/>
          <w:sz w:val="20"/>
          <w:lang w:val="es-AR"/>
        </w:rPr>
        <w:t> dará </w:t>
      </w:r>
      <w:r w:rsidRPr="00EF2DE8">
        <w:rPr>
          <w:rFonts w:ascii="Verdana" w:eastAsia="Times New Roman" w:hAnsi="Verdana" w:cs="Times New Roman"/>
          <w:color w:val="000000"/>
          <w:sz w:val="20"/>
          <w:szCs w:val="20"/>
          <w:lang w:val="es-AR"/>
        </w:rPr>
        <w:t>nacimiento a las versiones 1.2, 1.2, etc... que</w:t>
      </w:r>
      <w:r w:rsidRPr="00EF2DE8">
        <w:rPr>
          <w:rFonts w:ascii="Verdana" w:eastAsia="Times New Roman" w:hAnsi="Verdana" w:cs="Times New Roman"/>
          <w:color w:val="000000"/>
          <w:sz w:val="20"/>
          <w:lang w:val="es-AR"/>
        </w:rPr>
        <w:t> serán </w:t>
      </w:r>
      <w:r w:rsidRPr="00EF2DE8">
        <w:rPr>
          <w:rFonts w:ascii="Verdana" w:eastAsia="Times New Roman" w:hAnsi="Verdana" w:cs="Times New Roman"/>
          <w:color w:val="000000"/>
          <w:sz w:val="20"/>
          <w:szCs w:val="20"/>
          <w:lang w:val="es-AR"/>
        </w:rPr>
        <w:t>desplegadas en el servidor.</w:t>
      </w:r>
    </w:p>
    <w:p w:rsidR="0050695F" w:rsidRPr="00EF2DE8" w:rsidRDefault="0050695F" w:rsidP="0050695F">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br/>
        <w:t>Los cambios</w:t>
      </w:r>
      <w:r w:rsidRPr="00EF2DE8">
        <w:rPr>
          <w:rFonts w:ascii="Verdana" w:eastAsia="Times New Roman" w:hAnsi="Verdana" w:cs="Times New Roman"/>
          <w:color w:val="000000"/>
          <w:sz w:val="20"/>
          <w:lang w:val="es-AR"/>
        </w:rPr>
        <w:t> significativos </w:t>
      </w:r>
      <w:r w:rsidRPr="00EF2DE8">
        <w:rPr>
          <w:rFonts w:ascii="Verdana" w:eastAsia="Times New Roman" w:hAnsi="Verdana" w:cs="Times New Roman"/>
          <w:color w:val="000000"/>
          <w:sz w:val="20"/>
          <w:szCs w:val="20"/>
          <w:lang w:val="es-AR"/>
        </w:rPr>
        <w:t>al sistema, en cuanto a</w:t>
      </w:r>
      <w:r w:rsidRPr="00EF2DE8">
        <w:rPr>
          <w:rFonts w:ascii="Verdana" w:eastAsia="Times New Roman" w:hAnsi="Verdana" w:cs="Times New Roman"/>
          <w:color w:val="000000"/>
          <w:sz w:val="20"/>
          <w:lang w:val="es-AR"/>
        </w:rPr>
        <w:t> regulaciones</w:t>
      </w:r>
      <w:r w:rsidRPr="00EF2DE8">
        <w:rPr>
          <w:rFonts w:ascii="Verdana" w:eastAsia="Times New Roman" w:hAnsi="Verdana" w:cs="Times New Roman"/>
          <w:color w:val="000000"/>
          <w:sz w:val="20"/>
          <w:szCs w:val="20"/>
          <w:lang w:val="es-AR"/>
        </w:rPr>
        <w:t>, cambios en los procesos externos del entorno de negocios, serán</w:t>
      </w:r>
      <w:r w:rsidRPr="00EF2DE8">
        <w:rPr>
          <w:rFonts w:ascii="Verdana" w:eastAsia="Times New Roman" w:hAnsi="Verdana" w:cs="Times New Roman"/>
          <w:color w:val="000000"/>
          <w:sz w:val="20"/>
          <w:lang w:val="es-AR"/>
        </w:rPr>
        <w:t> documentados </w:t>
      </w:r>
      <w:r w:rsidRPr="00EF2DE8">
        <w:rPr>
          <w:rFonts w:ascii="Verdana" w:eastAsia="Times New Roman" w:hAnsi="Verdana" w:cs="Times New Roman"/>
          <w:color w:val="000000"/>
          <w:sz w:val="20"/>
          <w:szCs w:val="20"/>
          <w:lang w:val="es-AR"/>
        </w:rPr>
        <w:t>en el sistema como</w:t>
      </w:r>
      <w:r w:rsidRPr="00EF2DE8">
        <w:rPr>
          <w:rFonts w:ascii="Verdana" w:eastAsia="Times New Roman" w:hAnsi="Verdana" w:cs="Times New Roman"/>
          <w:color w:val="000000"/>
          <w:sz w:val="20"/>
          <w:lang w:val="es-AR"/>
        </w:rPr>
        <w:t> Features</w:t>
      </w:r>
      <w:r w:rsidRPr="00EF2DE8">
        <w:rPr>
          <w:rFonts w:ascii="Verdana" w:eastAsia="Times New Roman" w:hAnsi="Verdana" w:cs="Times New Roman"/>
          <w:color w:val="000000"/>
          <w:sz w:val="20"/>
          <w:szCs w:val="20"/>
          <w:lang w:val="es-AR"/>
        </w:rPr>
        <w:t>. Una vez que el</w:t>
      </w:r>
      <w:r w:rsidRPr="00EF2DE8">
        <w:rPr>
          <w:rFonts w:ascii="Verdana" w:eastAsia="Times New Roman" w:hAnsi="Verdana" w:cs="Times New Roman"/>
          <w:color w:val="000000"/>
          <w:sz w:val="20"/>
          <w:lang w:val="es-AR"/>
        </w:rPr>
        <w:t> Project manager </w:t>
      </w:r>
      <w:r w:rsidRPr="00EF2DE8">
        <w:rPr>
          <w:rFonts w:ascii="Verdana" w:eastAsia="Times New Roman" w:hAnsi="Verdana" w:cs="Times New Roman"/>
          <w:color w:val="000000"/>
          <w:sz w:val="20"/>
          <w:szCs w:val="20"/>
          <w:lang w:val="es-AR"/>
        </w:rPr>
        <w:t>considere necesario que un grupo de</w:t>
      </w:r>
      <w:r w:rsidRPr="00EF2DE8">
        <w:rPr>
          <w:rFonts w:ascii="Verdana" w:eastAsia="Times New Roman" w:hAnsi="Verdana" w:cs="Times New Roman"/>
          <w:color w:val="000000"/>
          <w:sz w:val="20"/>
          <w:lang w:val="es-AR"/>
        </w:rPr>
        <w:t> features </w:t>
      </w:r>
      <w:r w:rsidRPr="00EF2DE8">
        <w:rPr>
          <w:rFonts w:ascii="Verdana" w:eastAsia="Times New Roman" w:hAnsi="Verdana" w:cs="Times New Roman"/>
          <w:color w:val="000000"/>
          <w:sz w:val="20"/>
          <w:szCs w:val="20"/>
          <w:lang w:val="es-AR"/>
        </w:rPr>
        <w:t>es</w:t>
      </w:r>
      <w:r w:rsidRPr="00EF2DE8">
        <w:rPr>
          <w:rFonts w:ascii="Verdana" w:eastAsia="Times New Roman" w:hAnsi="Verdana" w:cs="Times New Roman"/>
          <w:color w:val="000000"/>
          <w:sz w:val="20"/>
          <w:lang w:val="es-AR"/>
        </w:rPr>
        <w:t> significativo </w:t>
      </w:r>
      <w:r w:rsidRPr="00EF2DE8">
        <w:rPr>
          <w:rFonts w:ascii="Verdana" w:eastAsia="Times New Roman" w:hAnsi="Verdana" w:cs="Times New Roman"/>
          <w:color w:val="000000"/>
          <w:sz w:val="20"/>
          <w:szCs w:val="20"/>
          <w:lang w:val="es-AR"/>
        </w:rPr>
        <w:t>los</w:t>
      </w:r>
      <w:r w:rsidRPr="00EF2DE8">
        <w:rPr>
          <w:rFonts w:ascii="Verdana" w:eastAsia="Times New Roman" w:hAnsi="Verdana" w:cs="Times New Roman"/>
          <w:color w:val="000000"/>
          <w:sz w:val="20"/>
          <w:lang w:val="es-AR"/>
        </w:rPr>
        <w:t> agrupará </w:t>
      </w:r>
      <w:r w:rsidRPr="00EF2DE8">
        <w:rPr>
          <w:rFonts w:ascii="Verdana" w:eastAsia="Times New Roman" w:hAnsi="Verdana" w:cs="Times New Roman"/>
          <w:color w:val="000000"/>
          <w:sz w:val="20"/>
          <w:szCs w:val="20"/>
          <w:lang w:val="es-AR"/>
        </w:rPr>
        <w:t>en una nueva</w:t>
      </w:r>
      <w:r w:rsidRPr="00EF2DE8">
        <w:rPr>
          <w:rFonts w:ascii="Verdana" w:eastAsia="Times New Roman" w:hAnsi="Verdana" w:cs="Times New Roman"/>
          <w:color w:val="000000"/>
          <w:sz w:val="20"/>
          <w:lang w:val="es-AR"/>
        </w:rPr>
        <w:t> versión </w:t>
      </w:r>
      <w:r w:rsidRPr="00EF2DE8">
        <w:rPr>
          <w:rFonts w:ascii="Verdana" w:eastAsia="Times New Roman" w:hAnsi="Verdana" w:cs="Times New Roman"/>
          <w:color w:val="000000"/>
          <w:sz w:val="20"/>
          <w:szCs w:val="20"/>
          <w:lang w:val="es-AR"/>
        </w:rPr>
        <w:t xml:space="preserve">y </w:t>
      </w:r>
      <w:r w:rsidRPr="00EF2DE8">
        <w:rPr>
          <w:rFonts w:ascii="Verdana" w:eastAsia="Times New Roman" w:hAnsi="Verdana" w:cs="Times New Roman"/>
          <w:color w:val="000000"/>
          <w:sz w:val="20"/>
          <w:szCs w:val="20"/>
          <w:lang w:val="es-AR"/>
        </w:rPr>
        <w:lastRenderedPageBreak/>
        <w:t>los</w:t>
      </w:r>
      <w:r w:rsidRPr="00EF2DE8">
        <w:rPr>
          <w:rFonts w:ascii="Verdana" w:eastAsia="Times New Roman" w:hAnsi="Verdana" w:cs="Times New Roman"/>
          <w:color w:val="000000"/>
          <w:sz w:val="20"/>
          <w:lang w:val="es-AR"/>
        </w:rPr>
        <w:t> asignará </w:t>
      </w:r>
      <w:r w:rsidRPr="00EF2DE8">
        <w:rPr>
          <w:rFonts w:ascii="Verdana" w:eastAsia="Times New Roman" w:hAnsi="Verdana" w:cs="Times New Roman"/>
          <w:color w:val="000000"/>
          <w:sz w:val="20"/>
          <w:szCs w:val="20"/>
          <w:lang w:val="es-AR"/>
        </w:rPr>
        <w:t>a</w:t>
      </w:r>
      <w:r w:rsidRPr="00EF2DE8">
        <w:rPr>
          <w:rFonts w:ascii="Verdana" w:eastAsia="Times New Roman" w:hAnsi="Verdana" w:cs="Times New Roman"/>
          <w:color w:val="000000"/>
          <w:sz w:val="20"/>
          <w:lang w:val="es-AR"/>
        </w:rPr>
        <w:t> desarrolladores</w:t>
      </w:r>
      <w:r w:rsidRPr="00EF2DE8">
        <w:rPr>
          <w:rFonts w:ascii="Verdana" w:eastAsia="Times New Roman" w:hAnsi="Verdana" w:cs="Times New Roman"/>
          <w:color w:val="000000"/>
          <w:sz w:val="20"/>
          <w:szCs w:val="20"/>
          <w:lang w:val="es-AR"/>
        </w:rPr>
        <w:t>, esto</w:t>
      </w:r>
      <w:r w:rsidRPr="00EF2DE8">
        <w:rPr>
          <w:rFonts w:ascii="Verdana" w:eastAsia="Times New Roman" w:hAnsi="Verdana" w:cs="Times New Roman"/>
          <w:color w:val="000000"/>
          <w:sz w:val="20"/>
          <w:lang w:val="es-AR"/>
        </w:rPr>
        <w:t> dará origen </w:t>
      </w:r>
      <w:r w:rsidRPr="00EF2DE8">
        <w:rPr>
          <w:rFonts w:ascii="Verdana" w:eastAsia="Times New Roman" w:hAnsi="Verdana" w:cs="Times New Roman"/>
          <w:color w:val="000000"/>
          <w:sz w:val="20"/>
          <w:szCs w:val="20"/>
          <w:lang w:val="es-AR"/>
        </w:rPr>
        <w:t>al as versiones 2.0, 3.0, etc. Una vez completados dichos</w:t>
      </w:r>
      <w:r w:rsidRPr="00EF2DE8">
        <w:rPr>
          <w:rFonts w:ascii="Verdana" w:eastAsia="Times New Roman" w:hAnsi="Verdana" w:cs="Times New Roman"/>
          <w:color w:val="000000"/>
          <w:sz w:val="20"/>
          <w:lang w:val="es-AR"/>
        </w:rPr>
        <w:t> tickets </w:t>
      </w:r>
      <w:r w:rsidRPr="00EF2DE8">
        <w:rPr>
          <w:rFonts w:ascii="Verdana" w:eastAsia="Times New Roman" w:hAnsi="Verdana" w:cs="Times New Roman"/>
          <w:color w:val="000000"/>
          <w:sz w:val="20"/>
          <w:szCs w:val="20"/>
          <w:lang w:val="es-AR"/>
        </w:rPr>
        <w:t>se</w:t>
      </w:r>
      <w:r w:rsidRPr="00EF2DE8">
        <w:rPr>
          <w:rFonts w:ascii="Verdana" w:eastAsia="Times New Roman" w:hAnsi="Verdana" w:cs="Times New Roman"/>
          <w:color w:val="000000"/>
          <w:sz w:val="20"/>
          <w:lang w:val="es-AR"/>
        </w:rPr>
        <w:t> desplegará </w:t>
      </w:r>
      <w:r w:rsidRPr="00EF2DE8">
        <w:rPr>
          <w:rFonts w:ascii="Verdana" w:eastAsia="Times New Roman" w:hAnsi="Verdana" w:cs="Times New Roman"/>
          <w:color w:val="000000"/>
          <w:sz w:val="20"/>
          <w:szCs w:val="20"/>
          <w:lang w:val="es-AR"/>
        </w:rPr>
        <w:t>la nueva</w:t>
      </w:r>
      <w:r w:rsidRPr="00EF2DE8">
        <w:rPr>
          <w:rFonts w:ascii="Verdana" w:eastAsia="Times New Roman" w:hAnsi="Verdana" w:cs="Times New Roman"/>
          <w:color w:val="000000"/>
          <w:sz w:val="20"/>
          <w:lang w:val="es-AR"/>
        </w:rPr>
        <w:t> versión </w:t>
      </w:r>
      <w:r w:rsidRPr="00EF2DE8">
        <w:rPr>
          <w:rFonts w:ascii="Verdana" w:eastAsia="Times New Roman" w:hAnsi="Verdana" w:cs="Times New Roman"/>
          <w:color w:val="000000"/>
          <w:sz w:val="20"/>
          <w:szCs w:val="20"/>
          <w:lang w:val="es-AR"/>
        </w:rPr>
        <w:t>en el servidor.</w:t>
      </w:r>
    </w:p>
    <w:p w:rsidR="0050695F" w:rsidRPr="00EF2DE8" w:rsidRDefault="0050695F" w:rsidP="0050695F">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br/>
      </w:r>
      <w:r w:rsidRPr="00EF2DE8">
        <w:rPr>
          <w:rFonts w:ascii="Verdana" w:eastAsia="Times New Roman" w:hAnsi="Verdana" w:cs="Times New Roman"/>
          <w:color w:val="000000"/>
          <w:sz w:val="20"/>
          <w:lang w:val="es-AR"/>
        </w:rPr>
        <w:t>SICEMED </w:t>
      </w:r>
      <w:r w:rsidRPr="00EF2DE8">
        <w:rPr>
          <w:rFonts w:ascii="Verdana" w:eastAsia="Times New Roman" w:hAnsi="Verdana" w:cs="Times New Roman"/>
          <w:color w:val="000000"/>
          <w:sz w:val="20"/>
          <w:szCs w:val="20"/>
          <w:lang w:val="es-AR"/>
        </w:rPr>
        <w:t>será instalado en nuevos servidores</w:t>
      </w:r>
      <w:r w:rsidRPr="00EF2DE8">
        <w:rPr>
          <w:rFonts w:ascii="Verdana" w:eastAsia="Times New Roman" w:hAnsi="Verdana" w:cs="Times New Roman"/>
          <w:color w:val="000000"/>
          <w:sz w:val="20"/>
          <w:lang w:val="es-AR"/>
        </w:rPr>
        <w:t> VPS </w:t>
      </w:r>
      <w:r w:rsidRPr="00EF2DE8">
        <w:rPr>
          <w:rFonts w:ascii="Verdana" w:eastAsia="Times New Roman" w:hAnsi="Verdana" w:cs="Times New Roman"/>
          <w:color w:val="000000"/>
          <w:sz w:val="20"/>
          <w:szCs w:val="20"/>
          <w:lang w:val="es-AR"/>
        </w:rPr>
        <w:t>que se contrataran al proveedor de</w:t>
      </w:r>
      <w:r w:rsidRPr="00EF2DE8">
        <w:rPr>
          <w:rFonts w:ascii="Verdana" w:eastAsia="Times New Roman" w:hAnsi="Verdana" w:cs="Times New Roman"/>
          <w:color w:val="000000"/>
          <w:sz w:val="20"/>
          <w:lang w:val="es-AR"/>
        </w:rPr>
        <w:t> hosting</w:t>
      </w:r>
      <w:r w:rsidRPr="00EF2DE8">
        <w:rPr>
          <w:rFonts w:ascii="Verdana" w:eastAsia="Times New Roman" w:hAnsi="Verdana" w:cs="Times New Roman"/>
          <w:color w:val="000000"/>
          <w:sz w:val="20"/>
          <w:szCs w:val="20"/>
          <w:lang w:val="es-AR"/>
        </w:rPr>
        <w:t>. Dicho contrato</w:t>
      </w:r>
      <w:r w:rsidRPr="00EF2DE8">
        <w:rPr>
          <w:rFonts w:ascii="Verdana" w:eastAsia="Times New Roman" w:hAnsi="Verdana" w:cs="Times New Roman"/>
          <w:color w:val="000000"/>
          <w:sz w:val="20"/>
          <w:lang w:val="es-AR"/>
        </w:rPr>
        <w:t> será </w:t>
      </w:r>
      <w:r w:rsidRPr="00EF2DE8">
        <w:rPr>
          <w:rFonts w:ascii="Verdana" w:eastAsia="Times New Roman" w:hAnsi="Verdana" w:cs="Times New Roman"/>
          <w:color w:val="000000"/>
          <w:sz w:val="20"/>
          <w:szCs w:val="20"/>
          <w:lang w:val="es-AR"/>
        </w:rPr>
        <w:t>entre la empresa de</w:t>
      </w:r>
      <w:r w:rsidRPr="00EF2DE8">
        <w:rPr>
          <w:rFonts w:ascii="Verdana" w:eastAsia="Times New Roman" w:hAnsi="Verdana" w:cs="Times New Roman"/>
          <w:color w:val="000000"/>
          <w:sz w:val="20"/>
          <w:lang w:val="es-AR"/>
        </w:rPr>
        <w:t> Hosting </w:t>
      </w:r>
      <w:r w:rsidRPr="00EF2DE8">
        <w:rPr>
          <w:rFonts w:ascii="Verdana" w:eastAsia="Times New Roman" w:hAnsi="Verdana" w:cs="Times New Roman"/>
          <w:color w:val="000000"/>
          <w:sz w:val="20"/>
          <w:szCs w:val="20"/>
          <w:lang w:val="es-AR"/>
        </w:rPr>
        <w:t>y la</w:t>
      </w:r>
      <w:r w:rsidRPr="00EF2DE8">
        <w:rPr>
          <w:rFonts w:ascii="Verdana" w:eastAsia="Times New Roman" w:hAnsi="Verdana" w:cs="Times New Roman"/>
          <w:color w:val="000000"/>
          <w:sz w:val="20"/>
          <w:lang w:val="es-AR"/>
        </w:rPr>
        <w:t> clínica Vélez Sarsfield</w:t>
      </w:r>
      <w:r w:rsidRPr="00EF2DE8">
        <w:rPr>
          <w:rFonts w:ascii="Verdana" w:eastAsia="Times New Roman" w:hAnsi="Verdana" w:cs="Times New Roman"/>
          <w:color w:val="000000"/>
          <w:sz w:val="20"/>
          <w:szCs w:val="20"/>
          <w:lang w:val="es-AR"/>
        </w:rPr>
        <w:t>, sin</w:t>
      </w:r>
      <w:r w:rsidRPr="00EF2DE8">
        <w:rPr>
          <w:rFonts w:ascii="Verdana" w:eastAsia="Times New Roman" w:hAnsi="Verdana" w:cs="Times New Roman"/>
          <w:color w:val="000000"/>
          <w:sz w:val="20"/>
          <w:lang w:val="es-AR"/>
        </w:rPr>
        <w:t> intermediarios</w:t>
      </w:r>
      <w:r w:rsidRPr="00EF2DE8">
        <w:rPr>
          <w:rFonts w:ascii="Verdana" w:eastAsia="Times New Roman" w:hAnsi="Verdana" w:cs="Times New Roman"/>
          <w:color w:val="000000"/>
          <w:sz w:val="20"/>
          <w:szCs w:val="20"/>
          <w:lang w:val="es-AR"/>
        </w:rPr>
        <w:t>.</w:t>
      </w:r>
    </w:p>
    <w:p w:rsidR="0050695F" w:rsidRPr="00EF2DE8" w:rsidRDefault="0050695F" w:rsidP="0050695F">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br/>
        <w:t>El código fuente de</w:t>
      </w:r>
      <w:r w:rsidRPr="00EF2DE8">
        <w:rPr>
          <w:rFonts w:ascii="Verdana" w:eastAsia="Times New Roman" w:hAnsi="Verdana" w:cs="Times New Roman"/>
          <w:color w:val="000000"/>
          <w:sz w:val="20"/>
          <w:lang w:val="es-AR"/>
        </w:rPr>
        <w:t> SICEMED </w:t>
      </w:r>
      <w:r w:rsidRPr="00EF2DE8">
        <w:rPr>
          <w:rFonts w:ascii="Verdana" w:eastAsia="Times New Roman" w:hAnsi="Verdana" w:cs="Times New Roman"/>
          <w:color w:val="000000"/>
          <w:sz w:val="20"/>
          <w:szCs w:val="20"/>
          <w:lang w:val="es-AR"/>
        </w:rPr>
        <w:t>estará incluido dentro del producto terminado, quedando en potestad del cliente que hacer con el mismo.</w:t>
      </w:r>
    </w:p>
    <w:p w:rsidR="0050695F" w:rsidRPr="00EF2DE8" w:rsidRDefault="0050695F" w:rsidP="0050695F">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br/>
        <w:t>Dentro de los costos se incluirán las</w:t>
      </w:r>
      <w:r w:rsidRPr="00EF2DE8">
        <w:rPr>
          <w:rFonts w:ascii="Verdana" w:eastAsia="Times New Roman" w:hAnsi="Verdana" w:cs="Times New Roman"/>
          <w:color w:val="000000"/>
          <w:sz w:val="20"/>
          <w:lang w:val="es-AR"/>
        </w:rPr>
        <w:t> actualizaciones </w:t>
      </w:r>
      <w:r w:rsidRPr="00EF2DE8">
        <w:rPr>
          <w:rFonts w:ascii="Verdana" w:eastAsia="Times New Roman" w:hAnsi="Verdana" w:cs="Times New Roman"/>
          <w:color w:val="000000"/>
          <w:sz w:val="20"/>
          <w:szCs w:val="20"/>
          <w:lang w:val="es-AR"/>
        </w:rPr>
        <w:t>con sus respectivas licencias de uso.</w:t>
      </w:r>
    </w:p>
    <w:p w:rsidR="0050695F" w:rsidRPr="00EF2DE8" w:rsidRDefault="008F060E" w:rsidP="008F060E">
      <w:pPr>
        <w:pStyle w:val="Heading2"/>
        <w:rPr>
          <w:rFonts w:eastAsia="Times New Roman"/>
          <w:lang w:val="es-AR"/>
        </w:rPr>
      </w:pPr>
      <w:bookmarkStart w:id="656" w:name="_Toc267380897"/>
      <w:r w:rsidRPr="00EF2DE8">
        <w:rPr>
          <w:rFonts w:eastAsia="Times New Roman"/>
          <w:lang w:val="es-AR"/>
        </w:rPr>
        <w:t xml:space="preserve">8.4 - </w:t>
      </w:r>
      <w:r w:rsidR="0050695F" w:rsidRPr="00EF2DE8">
        <w:rPr>
          <w:rFonts w:eastAsia="Times New Roman"/>
          <w:lang w:val="es-AR"/>
        </w:rPr>
        <w:t>Tiempo De Entrega</w:t>
      </w:r>
      <w:bookmarkEnd w:id="656"/>
    </w:p>
    <w:p w:rsidR="0050695F" w:rsidRPr="00EF2DE8" w:rsidRDefault="0050695F" w:rsidP="0050695F">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Para calcular el tiempo de entrega, y costo del mismo nos basaremos en un análisis de Puntos por Caso de uso. Tomando como entrada al proceso de análisis el diagrama de casos de uso que se presenta a continuación.</w:t>
      </w:r>
    </w:p>
    <w:p w:rsidR="0050695F" w:rsidRPr="00EF2DE8" w:rsidRDefault="0050695F" w:rsidP="0050695F">
      <w:pPr>
        <w:shd w:val="clear" w:color="auto" w:fill="FFFFFF"/>
        <w:spacing w:after="0" w:line="240" w:lineRule="auto"/>
        <w:rPr>
          <w:rFonts w:ascii="Verdana" w:eastAsia="Times New Roman" w:hAnsi="Verdana" w:cs="Times New Roman"/>
          <w:color w:val="000000"/>
          <w:sz w:val="20"/>
          <w:szCs w:val="20"/>
          <w:lang w:val="es-AR"/>
        </w:rPr>
      </w:pPr>
      <w:r w:rsidRPr="00E93095">
        <w:rPr>
          <w:rFonts w:ascii="Verdana" w:eastAsia="Times New Roman" w:hAnsi="Verdana" w:cs="Times New Roman"/>
          <w:noProof/>
          <w:color w:val="000000"/>
          <w:sz w:val="20"/>
          <w:szCs w:val="20"/>
          <w:lang w:bidi="ar-SA"/>
        </w:rPr>
        <w:lastRenderedPageBreak/>
        <w:drawing>
          <wp:inline distT="0" distB="0" distL="0" distR="0" wp14:anchorId="365C8D41" wp14:editId="17A3D267">
            <wp:extent cx="5943600" cy="6316289"/>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5943600" cy="6316289"/>
                    </a:xfrm>
                    <a:prstGeom prst="rect">
                      <a:avLst/>
                    </a:prstGeom>
                    <a:noFill/>
                    <a:ln w="9525">
                      <a:noFill/>
                      <a:miter lim="800000"/>
                      <a:headEnd/>
                      <a:tailEnd/>
                    </a:ln>
                  </pic:spPr>
                </pic:pic>
              </a:graphicData>
            </a:graphic>
          </wp:inline>
        </w:drawing>
      </w:r>
    </w:p>
    <w:p w:rsidR="0050695F" w:rsidRPr="00EF2DE8" w:rsidRDefault="0050695F" w:rsidP="0050695F">
      <w:pPr>
        <w:shd w:val="clear" w:color="auto" w:fill="FFFFFF"/>
        <w:spacing w:after="0" w:line="240" w:lineRule="auto"/>
        <w:rPr>
          <w:rFonts w:ascii="Verdana" w:eastAsia="Times New Roman" w:hAnsi="Verdana" w:cs="Times New Roman"/>
          <w:color w:val="000000"/>
          <w:sz w:val="20"/>
          <w:szCs w:val="20"/>
          <w:lang w:val="es-AR"/>
        </w:rPr>
      </w:pPr>
    </w:p>
    <w:p w:rsidR="0050695F" w:rsidRPr="00EF2DE8" w:rsidRDefault="0050695F" w:rsidP="0050695F">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Donde en color celeste se encuentran los casos de usos simples y en naranja aquellos complejos que requieren de numerosos actores e implican varios pasos.</w:t>
      </w:r>
    </w:p>
    <w:p w:rsidR="00190930" w:rsidRPr="00EF2DE8" w:rsidRDefault="00190930" w:rsidP="0050695F">
      <w:pPr>
        <w:shd w:val="clear" w:color="auto" w:fill="FFFFFF"/>
        <w:spacing w:after="0" w:line="240" w:lineRule="auto"/>
        <w:rPr>
          <w:rFonts w:ascii="Verdana" w:eastAsia="Times New Roman" w:hAnsi="Verdana" w:cs="Times New Roman"/>
          <w:color w:val="000000"/>
          <w:sz w:val="20"/>
          <w:szCs w:val="20"/>
          <w:lang w:val="es-AR"/>
        </w:rPr>
      </w:pPr>
    </w:p>
    <w:p w:rsidR="0050695F" w:rsidRPr="00EF2DE8" w:rsidRDefault="008F060E" w:rsidP="0050695F">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Basándonos</w:t>
      </w:r>
      <w:r w:rsidR="00190930" w:rsidRPr="00EF2DE8">
        <w:rPr>
          <w:rFonts w:ascii="Verdana" w:eastAsia="Times New Roman" w:hAnsi="Verdana" w:cs="Times New Roman"/>
          <w:color w:val="000000"/>
          <w:sz w:val="20"/>
          <w:szCs w:val="20"/>
          <w:lang w:val="es-AR"/>
        </w:rPr>
        <w:t xml:space="preserve"> en el artículo </w:t>
      </w:r>
      <w:r w:rsidR="00DB6E57">
        <w:fldChar w:fldCharType="begin"/>
      </w:r>
      <w:r w:rsidR="00DB6E57" w:rsidRPr="003309AF">
        <w:rPr>
          <w:lang w:val="es-ES"/>
          <w:rPrChange w:id="657" w:author="Nombre de usuario" w:date="2010-07-20T08:58:00Z">
            <w:rPr/>
          </w:rPrChange>
        </w:rPr>
        <w:instrText xml:space="preserve"> HYPERLINK "http://es.wikipedia.org/wiki/Puntos_de_caso_de_uso" </w:instrText>
      </w:r>
      <w:r w:rsidR="00DB6E57">
        <w:fldChar w:fldCharType="separate"/>
      </w:r>
      <w:r w:rsidR="00190930" w:rsidRPr="00EF2DE8">
        <w:rPr>
          <w:rFonts w:ascii="Verdana" w:eastAsia="Times New Roman" w:hAnsi="Verdana" w:cs="Times New Roman"/>
          <w:color w:val="000000"/>
          <w:sz w:val="20"/>
          <w:szCs w:val="20"/>
          <w:lang w:val="es-AR"/>
        </w:rPr>
        <w:t>http://es.wikipedia.org/wiki/Puntos_de_caso_de_uso</w:t>
      </w:r>
      <w:r w:rsidR="00DB6E57">
        <w:rPr>
          <w:rFonts w:ascii="Verdana" w:eastAsia="Times New Roman" w:hAnsi="Verdana" w:cs="Times New Roman"/>
          <w:color w:val="000000"/>
          <w:sz w:val="20"/>
          <w:szCs w:val="20"/>
          <w:lang w:val="es-AR"/>
        </w:rPr>
        <w:fldChar w:fldCharType="end"/>
      </w:r>
      <w:r w:rsidR="00190930" w:rsidRPr="00EF2DE8">
        <w:rPr>
          <w:rFonts w:ascii="Verdana" w:eastAsia="Times New Roman" w:hAnsi="Verdana" w:cs="Times New Roman"/>
          <w:color w:val="000000"/>
          <w:sz w:val="20"/>
          <w:szCs w:val="20"/>
          <w:lang w:val="es-AR"/>
        </w:rPr>
        <w:t>, obtuvimos los siguientes resultados:</w:t>
      </w:r>
    </w:p>
    <w:p w:rsidR="00190930" w:rsidRPr="00EF2DE8" w:rsidRDefault="007432B3" w:rsidP="007432B3">
      <w:pPr>
        <w:pStyle w:val="Heading4"/>
        <w:rPr>
          <w:rFonts w:eastAsia="Times New Roman"/>
          <w:lang w:val="es-AR"/>
        </w:rPr>
      </w:pPr>
      <w:r w:rsidRPr="00EF2DE8">
        <w:rPr>
          <w:rFonts w:eastAsia="Times New Roman"/>
          <w:lang w:val="es-AR"/>
        </w:rPr>
        <w:t>Estimación Del Esfuerzo Mediante Puntos Por Caso De Uso</w:t>
      </w:r>
    </w:p>
    <w:p w:rsidR="00190930" w:rsidRPr="00EF2DE8" w:rsidRDefault="00190930" w:rsidP="007432B3">
      <w:pPr>
        <w:shd w:val="clear" w:color="auto" w:fill="FFFFFF"/>
        <w:spacing w:after="0" w:line="240" w:lineRule="auto"/>
        <w:rPr>
          <w:rFonts w:ascii="Verdana" w:eastAsia="Times New Roman" w:hAnsi="Verdana" w:cs="Times New Roman"/>
          <w:color w:val="000000"/>
          <w:sz w:val="20"/>
          <w:szCs w:val="20"/>
          <w:lang w:val="es-AR"/>
        </w:rPr>
      </w:pPr>
    </w:p>
    <w:tbl>
      <w:tblPr>
        <w:tblW w:w="0" w:type="auto"/>
        <w:tblInd w:w="108" w:type="dxa"/>
        <w:tblLayout w:type="fixed"/>
        <w:tblLook w:val="0000" w:firstRow="0" w:lastRow="0" w:firstColumn="0" w:lastColumn="0" w:noHBand="0" w:noVBand="0"/>
      </w:tblPr>
      <w:tblGrid>
        <w:gridCol w:w="6912"/>
        <w:gridCol w:w="2410"/>
      </w:tblGrid>
      <w:tr w:rsidR="00190930" w:rsidRPr="00E93095" w:rsidTr="00190930">
        <w:tc>
          <w:tcPr>
            <w:tcW w:w="6912" w:type="dxa"/>
            <w:tcBorders>
              <w:top w:val="single" w:sz="4" w:space="0" w:color="auto"/>
              <w:left w:val="single" w:sz="4" w:space="0" w:color="auto"/>
              <w:bottom w:val="single" w:sz="4" w:space="0" w:color="auto"/>
              <w:right w:val="single" w:sz="4" w:space="0" w:color="auto"/>
            </w:tcBorders>
            <w:shd w:val="pct15" w:color="auto" w:fill="FFFFFF"/>
          </w:tcPr>
          <w:p w:rsidR="00190930" w:rsidRPr="00EF2DE8" w:rsidRDefault="00AB5362" w:rsidP="007432B3">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Concepto</w:t>
            </w:r>
          </w:p>
        </w:tc>
        <w:tc>
          <w:tcPr>
            <w:tcW w:w="2410" w:type="dxa"/>
            <w:tcBorders>
              <w:top w:val="single" w:sz="4" w:space="0" w:color="auto"/>
              <w:left w:val="single" w:sz="4" w:space="0" w:color="auto"/>
              <w:bottom w:val="single" w:sz="4" w:space="0" w:color="auto"/>
              <w:right w:val="single" w:sz="4" w:space="0" w:color="auto"/>
            </w:tcBorders>
            <w:shd w:val="pct15" w:color="auto" w:fill="FFFFFF"/>
          </w:tcPr>
          <w:p w:rsidR="00190930" w:rsidRPr="00EF2DE8" w:rsidRDefault="00AB5362" w:rsidP="007432B3">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Valor</w:t>
            </w:r>
          </w:p>
        </w:tc>
      </w:tr>
      <w:tr w:rsidR="00190930" w:rsidRPr="00E93095" w:rsidTr="00190930">
        <w:tc>
          <w:tcPr>
            <w:tcW w:w="6912" w:type="dxa"/>
            <w:tcBorders>
              <w:top w:val="single" w:sz="4" w:space="0" w:color="auto"/>
              <w:left w:val="single" w:sz="4" w:space="0" w:color="auto"/>
              <w:bottom w:val="single" w:sz="4" w:space="0" w:color="auto"/>
              <w:right w:val="single" w:sz="4" w:space="0" w:color="auto"/>
            </w:tcBorders>
          </w:tcPr>
          <w:p w:rsidR="00190930" w:rsidRPr="00EF2DE8" w:rsidRDefault="00AB5362"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Número de Casos De Usos</w:t>
            </w:r>
          </w:p>
        </w:tc>
        <w:tc>
          <w:tcPr>
            <w:tcW w:w="2410" w:type="dxa"/>
            <w:tcBorders>
              <w:top w:val="single" w:sz="4" w:space="0" w:color="auto"/>
              <w:left w:val="single" w:sz="4" w:space="0" w:color="auto"/>
              <w:bottom w:val="single" w:sz="4" w:space="0" w:color="auto"/>
              <w:right w:val="single" w:sz="4" w:space="0" w:color="auto"/>
            </w:tcBorders>
          </w:tcPr>
          <w:p w:rsidR="00190930" w:rsidRPr="00EF2DE8" w:rsidRDefault="00190930" w:rsidP="007432B3">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13</w:t>
            </w:r>
          </w:p>
        </w:tc>
      </w:tr>
      <w:tr w:rsidR="00190930" w:rsidRPr="00E93095" w:rsidTr="00190930">
        <w:trPr>
          <w:trHeight w:val="215"/>
        </w:trPr>
        <w:tc>
          <w:tcPr>
            <w:tcW w:w="6912" w:type="dxa"/>
            <w:tcBorders>
              <w:top w:val="single" w:sz="4" w:space="0" w:color="auto"/>
              <w:left w:val="single" w:sz="4" w:space="0" w:color="auto"/>
              <w:bottom w:val="single" w:sz="4" w:space="0" w:color="auto"/>
              <w:right w:val="single" w:sz="4" w:space="0" w:color="auto"/>
            </w:tcBorders>
          </w:tcPr>
          <w:p w:rsidR="00190930" w:rsidRPr="00EF2DE8" w:rsidRDefault="007432B3"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Puntos de caso de uso sin ajustar</w:t>
            </w:r>
            <w:r w:rsidR="00190930" w:rsidRPr="00EF2DE8">
              <w:rPr>
                <w:rFonts w:ascii="Verdana" w:eastAsia="Times New Roman" w:hAnsi="Verdana" w:cs="Times New Roman"/>
                <w:color w:val="000000"/>
                <w:sz w:val="20"/>
                <w:szCs w:val="20"/>
                <w:lang w:val="es-AR"/>
              </w:rPr>
              <w:t xml:space="preserve"> (UUCP)</w:t>
            </w:r>
          </w:p>
        </w:tc>
        <w:tc>
          <w:tcPr>
            <w:tcW w:w="2410" w:type="dxa"/>
            <w:tcBorders>
              <w:top w:val="single" w:sz="4" w:space="0" w:color="auto"/>
              <w:left w:val="single" w:sz="4" w:space="0" w:color="auto"/>
              <w:bottom w:val="single" w:sz="4" w:space="0" w:color="auto"/>
              <w:right w:val="single" w:sz="4" w:space="0" w:color="auto"/>
            </w:tcBorders>
          </w:tcPr>
          <w:p w:rsidR="00190930" w:rsidRPr="00EF2DE8" w:rsidRDefault="00190930" w:rsidP="007432B3">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95.00</w:t>
            </w:r>
          </w:p>
        </w:tc>
      </w:tr>
      <w:tr w:rsidR="00190930" w:rsidRPr="00E93095" w:rsidTr="00190930">
        <w:trPr>
          <w:trHeight w:val="215"/>
        </w:trPr>
        <w:tc>
          <w:tcPr>
            <w:tcW w:w="6912" w:type="dxa"/>
            <w:tcBorders>
              <w:top w:val="single" w:sz="4" w:space="0" w:color="auto"/>
              <w:left w:val="single" w:sz="4" w:space="0" w:color="auto"/>
              <w:bottom w:val="single" w:sz="4" w:space="0" w:color="auto"/>
              <w:right w:val="single" w:sz="4" w:space="0" w:color="auto"/>
            </w:tcBorders>
          </w:tcPr>
          <w:p w:rsidR="00190930" w:rsidRPr="00EF2DE8" w:rsidRDefault="007432B3"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lastRenderedPageBreak/>
              <w:t xml:space="preserve">Factores Técnicos </w:t>
            </w:r>
            <w:r w:rsidR="00190930" w:rsidRPr="00EF2DE8">
              <w:rPr>
                <w:rFonts w:ascii="Verdana" w:eastAsia="Times New Roman" w:hAnsi="Verdana" w:cs="Times New Roman"/>
                <w:color w:val="000000"/>
                <w:sz w:val="20"/>
                <w:szCs w:val="20"/>
                <w:lang w:val="es-AR"/>
              </w:rPr>
              <w:t>(TCF)</w:t>
            </w:r>
          </w:p>
        </w:tc>
        <w:tc>
          <w:tcPr>
            <w:tcW w:w="2410" w:type="dxa"/>
            <w:tcBorders>
              <w:top w:val="single" w:sz="4" w:space="0" w:color="auto"/>
              <w:left w:val="single" w:sz="4" w:space="0" w:color="auto"/>
              <w:bottom w:val="single" w:sz="4" w:space="0" w:color="auto"/>
              <w:right w:val="single" w:sz="4" w:space="0" w:color="auto"/>
            </w:tcBorders>
          </w:tcPr>
          <w:p w:rsidR="00190930" w:rsidRPr="00EF2DE8" w:rsidRDefault="00190930" w:rsidP="007432B3">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0.88</w:t>
            </w:r>
          </w:p>
        </w:tc>
      </w:tr>
      <w:tr w:rsidR="00190930" w:rsidRPr="00E93095" w:rsidTr="00190930">
        <w:trPr>
          <w:trHeight w:val="215"/>
        </w:trPr>
        <w:tc>
          <w:tcPr>
            <w:tcW w:w="6912" w:type="dxa"/>
            <w:tcBorders>
              <w:top w:val="single" w:sz="4" w:space="0" w:color="auto"/>
              <w:left w:val="single" w:sz="4" w:space="0" w:color="auto"/>
              <w:bottom w:val="single" w:sz="4" w:space="0" w:color="auto"/>
              <w:right w:val="single" w:sz="4" w:space="0" w:color="auto"/>
            </w:tcBorders>
          </w:tcPr>
          <w:p w:rsidR="00190930" w:rsidRPr="00EF2DE8" w:rsidRDefault="007432B3"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 xml:space="preserve">Factores Ambientales </w:t>
            </w:r>
            <w:r w:rsidR="00190930" w:rsidRPr="00EF2DE8">
              <w:rPr>
                <w:rFonts w:ascii="Verdana" w:eastAsia="Times New Roman" w:hAnsi="Verdana" w:cs="Times New Roman"/>
                <w:color w:val="000000"/>
                <w:sz w:val="20"/>
                <w:szCs w:val="20"/>
                <w:lang w:val="es-AR"/>
              </w:rPr>
              <w:t>(ECF)</w:t>
            </w:r>
          </w:p>
        </w:tc>
        <w:tc>
          <w:tcPr>
            <w:tcW w:w="2410" w:type="dxa"/>
            <w:tcBorders>
              <w:top w:val="single" w:sz="4" w:space="0" w:color="auto"/>
              <w:left w:val="single" w:sz="4" w:space="0" w:color="auto"/>
              <w:bottom w:val="single" w:sz="4" w:space="0" w:color="auto"/>
              <w:right w:val="single" w:sz="4" w:space="0" w:color="auto"/>
            </w:tcBorders>
          </w:tcPr>
          <w:p w:rsidR="00190930" w:rsidRPr="00EF2DE8" w:rsidRDefault="00190930" w:rsidP="007432B3">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1.25</w:t>
            </w:r>
          </w:p>
        </w:tc>
      </w:tr>
      <w:tr w:rsidR="00190930" w:rsidRPr="00E93095" w:rsidTr="00190930">
        <w:trPr>
          <w:trHeight w:val="215"/>
        </w:trPr>
        <w:tc>
          <w:tcPr>
            <w:tcW w:w="6912" w:type="dxa"/>
            <w:tcBorders>
              <w:top w:val="single" w:sz="4" w:space="0" w:color="auto"/>
              <w:left w:val="single" w:sz="4" w:space="0" w:color="auto"/>
              <w:bottom w:val="single" w:sz="4" w:space="0" w:color="auto"/>
              <w:right w:val="single" w:sz="4" w:space="0" w:color="auto"/>
            </w:tcBorders>
          </w:tcPr>
          <w:p w:rsidR="00190930" w:rsidRPr="00EF2DE8" w:rsidRDefault="007432B3"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Puntos De Caso De Uso Ajustados</w:t>
            </w:r>
            <w:r w:rsidR="00190930" w:rsidRPr="00EF2DE8">
              <w:rPr>
                <w:rFonts w:ascii="Verdana" w:eastAsia="Times New Roman" w:hAnsi="Verdana" w:cs="Times New Roman"/>
                <w:color w:val="000000"/>
                <w:sz w:val="20"/>
                <w:szCs w:val="20"/>
                <w:lang w:val="es-AR"/>
              </w:rPr>
              <w:t xml:space="preserve"> (UUCP * TCF * ECF) = UCP</w:t>
            </w:r>
          </w:p>
        </w:tc>
        <w:tc>
          <w:tcPr>
            <w:tcW w:w="2410" w:type="dxa"/>
            <w:tcBorders>
              <w:top w:val="single" w:sz="4" w:space="0" w:color="auto"/>
              <w:left w:val="single" w:sz="4" w:space="0" w:color="auto"/>
              <w:bottom w:val="single" w:sz="4" w:space="0" w:color="auto"/>
              <w:right w:val="single" w:sz="4" w:space="0" w:color="auto"/>
            </w:tcBorders>
          </w:tcPr>
          <w:p w:rsidR="00190930" w:rsidRPr="00EF2DE8" w:rsidRDefault="00190930" w:rsidP="007432B3">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104.00</w:t>
            </w:r>
          </w:p>
        </w:tc>
      </w:tr>
      <w:tr w:rsidR="00190930" w:rsidRPr="00E93095" w:rsidTr="00190930">
        <w:trPr>
          <w:trHeight w:val="215"/>
        </w:trPr>
        <w:tc>
          <w:tcPr>
            <w:tcW w:w="6912" w:type="dxa"/>
            <w:tcBorders>
              <w:top w:val="single" w:sz="4" w:space="0" w:color="auto"/>
              <w:left w:val="single" w:sz="4" w:space="0" w:color="auto"/>
              <w:bottom w:val="single" w:sz="4" w:space="0" w:color="auto"/>
              <w:right w:val="single" w:sz="4" w:space="0" w:color="auto"/>
            </w:tcBorders>
          </w:tcPr>
          <w:p w:rsidR="00190930" w:rsidRPr="00EF2DE8" w:rsidRDefault="007432B3"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Esfuerzo Horas Persona Por Punto De Caso De Uso Ajustado</w:t>
            </w:r>
            <w:r w:rsidR="00190930" w:rsidRPr="00EF2DE8">
              <w:rPr>
                <w:rFonts w:ascii="Verdana" w:eastAsia="Times New Roman" w:hAnsi="Verdana" w:cs="Times New Roman"/>
                <w:color w:val="000000"/>
                <w:sz w:val="20"/>
                <w:szCs w:val="20"/>
                <w:lang w:val="es-AR"/>
              </w:rPr>
              <w:t xml:space="preserve"> UUCP (HRS)</w:t>
            </w:r>
          </w:p>
        </w:tc>
        <w:tc>
          <w:tcPr>
            <w:tcW w:w="2410"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tabs>
                <w:tab w:val="center" w:pos="1097"/>
              </w:tabs>
              <w:spacing w:after="0" w:line="240" w:lineRule="auto"/>
              <w:rPr>
                <w:rFonts w:ascii="Verdana" w:eastAsia="Times New Roman" w:hAnsi="Verdana" w:cs="Times New Roman"/>
                <w:b/>
                <w:bCs/>
                <w:color w:val="FF0000"/>
                <w:sz w:val="20"/>
                <w:szCs w:val="20"/>
                <w:lang w:val="es-AR"/>
              </w:rPr>
            </w:pPr>
            <w:r w:rsidRPr="00EF2DE8">
              <w:rPr>
                <w:rFonts w:ascii="Verdana" w:eastAsia="Times New Roman" w:hAnsi="Verdana" w:cs="Times New Roman"/>
                <w:b/>
                <w:bCs/>
                <w:color w:val="FF0000"/>
                <w:sz w:val="20"/>
                <w:szCs w:val="20"/>
                <w:lang w:val="es-AR"/>
              </w:rPr>
              <w:t>36*</w:t>
            </w:r>
            <w:r w:rsidRPr="00EF2DE8">
              <w:rPr>
                <w:rFonts w:ascii="Verdana" w:eastAsia="Times New Roman" w:hAnsi="Verdana" w:cs="Times New Roman"/>
                <w:b/>
                <w:bCs/>
                <w:color w:val="FF0000"/>
                <w:sz w:val="20"/>
                <w:szCs w:val="20"/>
                <w:lang w:val="es-AR"/>
              </w:rPr>
              <w:tab/>
            </w:r>
          </w:p>
        </w:tc>
      </w:tr>
      <w:tr w:rsidR="00190930" w:rsidRPr="00E93095" w:rsidTr="00190930">
        <w:trPr>
          <w:trHeight w:val="215"/>
        </w:trPr>
        <w:tc>
          <w:tcPr>
            <w:tcW w:w="6912" w:type="dxa"/>
            <w:tcBorders>
              <w:top w:val="single" w:sz="4" w:space="0" w:color="auto"/>
              <w:left w:val="single" w:sz="4" w:space="0" w:color="auto"/>
              <w:bottom w:val="single" w:sz="4" w:space="0" w:color="auto"/>
              <w:right w:val="single" w:sz="4" w:space="0" w:color="auto"/>
            </w:tcBorders>
          </w:tcPr>
          <w:p w:rsidR="00190930" w:rsidRPr="00EF2DE8" w:rsidRDefault="007432B3"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Horas Totales</w:t>
            </w:r>
            <w:r w:rsidR="00190930" w:rsidRPr="00EF2DE8">
              <w:rPr>
                <w:rFonts w:ascii="Verdana" w:eastAsia="Times New Roman" w:hAnsi="Verdana" w:cs="Times New Roman"/>
                <w:color w:val="000000"/>
                <w:sz w:val="20"/>
                <w:szCs w:val="20"/>
                <w:lang w:val="es-AR"/>
              </w:rPr>
              <w:t xml:space="preserve"> (HRS * UCP)</w:t>
            </w:r>
          </w:p>
        </w:tc>
        <w:tc>
          <w:tcPr>
            <w:tcW w:w="2410" w:type="dxa"/>
            <w:tcBorders>
              <w:top w:val="single" w:sz="4" w:space="0" w:color="auto"/>
              <w:left w:val="single" w:sz="4" w:space="0" w:color="auto"/>
              <w:bottom w:val="single" w:sz="4" w:space="0" w:color="auto"/>
              <w:right w:val="single" w:sz="4" w:space="0" w:color="auto"/>
            </w:tcBorders>
          </w:tcPr>
          <w:p w:rsidR="00190930" w:rsidRPr="00EF2DE8" w:rsidRDefault="00190930" w:rsidP="007432B3">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3744.00</w:t>
            </w:r>
          </w:p>
        </w:tc>
      </w:tr>
      <w:tr w:rsidR="00190930" w:rsidRPr="00E93095" w:rsidTr="00190930">
        <w:trPr>
          <w:trHeight w:val="215"/>
        </w:trPr>
        <w:tc>
          <w:tcPr>
            <w:tcW w:w="6912" w:type="dxa"/>
            <w:tcBorders>
              <w:top w:val="single" w:sz="4" w:space="0" w:color="auto"/>
              <w:left w:val="single" w:sz="4" w:space="0" w:color="auto"/>
              <w:bottom w:val="single" w:sz="4" w:space="0" w:color="auto"/>
              <w:right w:val="single" w:sz="4" w:space="0" w:color="auto"/>
            </w:tcBorders>
          </w:tcPr>
          <w:p w:rsidR="00190930" w:rsidRPr="00EF2DE8" w:rsidRDefault="007432B3"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Costo Total</w:t>
            </w:r>
          </w:p>
        </w:tc>
        <w:tc>
          <w:tcPr>
            <w:tcW w:w="2410" w:type="dxa"/>
            <w:tcBorders>
              <w:top w:val="single" w:sz="4" w:space="0" w:color="auto"/>
              <w:left w:val="single" w:sz="4" w:space="0" w:color="auto"/>
              <w:bottom w:val="single" w:sz="4" w:space="0" w:color="auto"/>
              <w:right w:val="single" w:sz="4" w:space="0" w:color="auto"/>
            </w:tcBorders>
          </w:tcPr>
          <w:p w:rsidR="00190930" w:rsidRPr="00EF2DE8" w:rsidRDefault="00D20C46" w:rsidP="00D20C46">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w:t>
            </w:r>
            <w:r w:rsidR="00190930" w:rsidRPr="00EF2DE8">
              <w:rPr>
                <w:rFonts w:ascii="Verdana" w:eastAsia="Times New Roman" w:hAnsi="Verdana" w:cs="Times New Roman"/>
                <w:b/>
                <w:bCs/>
                <w:color w:val="000000"/>
                <w:sz w:val="20"/>
                <w:szCs w:val="20"/>
                <w:lang w:val="es-AR"/>
              </w:rPr>
              <w:t>187200</w:t>
            </w:r>
            <w:r w:rsidRPr="00EF2DE8">
              <w:rPr>
                <w:rFonts w:ascii="Verdana" w:eastAsia="Times New Roman" w:hAnsi="Verdana" w:cs="Times New Roman"/>
                <w:b/>
                <w:bCs/>
                <w:color w:val="000000"/>
                <w:sz w:val="20"/>
                <w:szCs w:val="20"/>
                <w:lang w:val="es-AR"/>
              </w:rPr>
              <w:t>.</w:t>
            </w:r>
            <w:r w:rsidR="00190930" w:rsidRPr="00EF2DE8">
              <w:rPr>
                <w:rFonts w:ascii="Verdana" w:eastAsia="Times New Roman" w:hAnsi="Verdana" w:cs="Times New Roman"/>
                <w:b/>
                <w:bCs/>
                <w:color w:val="000000"/>
                <w:sz w:val="20"/>
                <w:szCs w:val="20"/>
                <w:lang w:val="es-AR"/>
              </w:rPr>
              <w:t>00</w:t>
            </w:r>
          </w:p>
        </w:tc>
      </w:tr>
    </w:tbl>
    <w:p w:rsidR="00190930" w:rsidRPr="00EF2DE8" w:rsidRDefault="00190930" w:rsidP="007432B3">
      <w:pPr>
        <w:shd w:val="clear" w:color="auto" w:fill="FFFFFF"/>
        <w:spacing w:after="0" w:line="240" w:lineRule="auto"/>
        <w:rPr>
          <w:rFonts w:ascii="Verdana" w:eastAsia="Times New Roman" w:hAnsi="Verdana" w:cs="Times New Roman"/>
          <w:color w:val="000000"/>
          <w:sz w:val="20"/>
          <w:szCs w:val="20"/>
          <w:lang w:val="es-AR"/>
        </w:rPr>
      </w:pPr>
    </w:p>
    <w:p w:rsidR="00190930" w:rsidRPr="00EF2DE8" w:rsidRDefault="00190930" w:rsidP="00190930">
      <w:pPr>
        <w:rPr>
          <w:rFonts w:eastAsia="Times New Roman"/>
          <w:lang w:val="es-AR"/>
        </w:rPr>
      </w:pPr>
      <w:r w:rsidRPr="00EF2DE8">
        <w:rPr>
          <w:rFonts w:eastAsia="Times New Roman"/>
          <w:b/>
          <w:color w:val="FF0000"/>
          <w:lang w:val="es-AR"/>
        </w:rPr>
        <w:t xml:space="preserve">*) </w:t>
      </w:r>
      <w:r w:rsidRPr="00EF2DE8">
        <w:rPr>
          <w:rFonts w:eastAsia="Times New Roman"/>
          <w:lang w:val="es-AR"/>
        </w:rPr>
        <w:t xml:space="preserve">Si bien este es el valor recomendado por el </w:t>
      </w:r>
      <w:r w:rsidR="00423629" w:rsidRPr="00EF2DE8">
        <w:rPr>
          <w:rFonts w:eastAsia="Times New Roman"/>
          <w:lang w:val="es-AR"/>
        </w:rPr>
        <w:t>artículo</w:t>
      </w:r>
      <w:r w:rsidRPr="00EF2DE8">
        <w:rPr>
          <w:rFonts w:eastAsia="Times New Roman"/>
          <w:lang w:val="es-AR"/>
        </w:rPr>
        <w:t xml:space="preserve"> de Wikipedia, y aparentemente el usado en la industria. Hemos decidido tomar un valor menor, ya que los casos de usos simples son muy simples, por lo que tomaremos un valor de </w:t>
      </w:r>
      <w:r w:rsidR="00D20C46" w:rsidRPr="00EF2DE8">
        <w:rPr>
          <w:rFonts w:eastAsia="Times New Roman"/>
          <w:lang w:val="es-AR"/>
        </w:rPr>
        <w:t>5</w:t>
      </w:r>
      <w:r w:rsidRPr="00EF2DE8">
        <w:rPr>
          <w:rFonts w:eastAsia="Times New Roman"/>
          <w:lang w:val="es-AR"/>
        </w:rPr>
        <w:t xml:space="preserve"> UUCP por hora, dando unos valores:</w:t>
      </w:r>
    </w:p>
    <w:tbl>
      <w:tblPr>
        <w:tblW w:w="0" w:type="auto"/>
        <w:tblInd w:w="108" w:type="dxa"/>
        <w:tblLayout w:type="fixed"/>
        <w:tblLook w:val="0000" w:firstRow="0" w:lastRow="0" w:firstColumn="0" w:lastColumn="0" w:noHBand="0" w:noVBand="0"/>
      </w:tblPr>
      <w:tblGrid>
        <w:gridCol w:w="6912"/>
        <w:gridCol w:w="2410"/>
      </w:tblGrid>
      <w:tr w:rsidR="00190930" w:rsidRPr="00E93095" w:rsidTr="00190930">
        <w:trPr>
          <w:trHeight w:val="215"/>
        </w:trPr>
        <w:tc>
          <w:tcPr>
            <w:tcW w:w="6912"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Esfuerzo Horas Persona Por Punto De Caso De Uso Ajustado UUCP (HRS)</w:t>
            </w:r>
          </w:p>
        </w:tc>
        <w:tc>
          <w:tcPr>
            <w:tcW w:w="2410" w:type="dxa"/>
            <w:tcBorders>
              <w:top w:val="single" w:sz="4" w:space="0" w:color="auto"/>
              <w:left w:val="single" w:sz="4" w:space="0" w:color="auto"/>
              <w:bottom w:val="single" w:sz="4" w:space="0" w:color="auto"/>
              <w:right w:val="single" w:sz="4" w:space="0" w:color="auto"/>
            </w:tcBorders>
          </w:tcPr>
          <w:p w:rsidR="00190930" w:rsidRPr="00EF2DE8" w:rsidRDefault="00D20C46" w:rsidP="00190930">
            <w:pPr>
              <w:shd w:val="clear" w:color="auto" w:fill="FFFFFF"/>
              <w:tabs>
                <w:tab w:val="center" w:pos="1097"/>
              </w:tabs>
              <w:spacing w:after="0" w:line="240" w:lineRule="auto"/>
              <w:rPr>
                <w:rFonts w:ascii="Verdana" w:eastAsia="Times New Roman" w:hAnsi="Verdana" w:cs="Times New Roman"/>
                <w:b/>
                <w:bCs/>
                <w:color w:val="FF0000"/>
                <w:sz w:val="20"/>
                <w:szCs w:val="20"/>
                <w:lang w:val="es-AR"/>
              </w:rPr>
            </w:pPr>
            <w:r w:rsidRPr="00EF2DE8">
              <w:rPr>
                <w:rFonts w:ascii="Verdana" w:eastAsia="Times New Roman" w:hAnsi="Verdana" w:cs="Times New Roman"/>
                <w:b/>
                <w:bCs/>
                <w:color w:val="FF0000"/>
                <w:sz w:val="20"/>
                <w:szCs w:val="20"/>
                <w:lang w:val="es-AR"/>
              </w:rPr>
              <w:t>5</w:t>
            </w:r>
            <w:r w:rsidR="00190930" w:rsidRPr="00EF2DE8">
              <w:rPr>
                <w:rFonts w:ascii="Verdana" w:eastAsia="Times New Roman" w:hAnsi="Verdana" w:cs="Times New Roman"/>
                <w:b/>
                <w:bCs/>
                <w:color w:val="FF0000"/>
                <w:sz w:val="20"/>
                <w:szCs w:val="20"/>
                <w:lang w:val="es-AR"/>
              </w:rPr>
              <w:tab/>
            </w:r>
          </w:p>
        </w:tc>
      </w:tr>
      <w:tr w:rsidR="00190930" w:rsidRPr="00E93095" w:rsidTr="00190930">
        <w:trPr>
          <w:trHeight w:val="215"/>
        </w:trPr>
        <w:tc>
          <w:tcPr>
            <w:tcW w:w="6912"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Horas Totales (HRS * UCP)</w:t>
            </w:r>
          </w:p>
        </w:tc>
        <w:tc>
          <w:tcPr>
            <w:tcW w:w="2410" w:type="dxa"/>
            <w:tcBorders>
              <w:top w:val="single" w:sz="4" w:space="0" w:color="auto"/>
              <w:left w:val="single" w:sz="4" w:space="0" w:color="auto"/>
              <w:bottom w:val="single" w:sz="4" w:space="0" w:color="auto"/>
              <w:right w:val="single" w:sz="4" w:space="0" w:color="auto"/>
            </w:tcBorders>
          </w:tcPr>
          <w:p w:rsidR="00190930" w:rsidRPr="00EF2DE8" w:rsidRDefault="00D20C46" w:rsidP="00190930">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520</w:t>
            </w:r>
            <w:r w:rsidR="00190930" w:rsidRPr="00EF2DE8">
              <w:rPr>
                <w:rFonts w:ascii="Verdana" w:eastAsia="Times New Roman" w:hAnsi="Verdana" w:cs="Times New Roman"/>
                <w:b/>
                <w:bCs/>
                <w:color w:val="000000"/>
                <w:sz w:val="20"/>
                <w:szCs w:val="20"/>
                <w:lang w:val="es-AR"/>
              </w:rPr>
              <w:t>.00</w:t>
            </w:r>
          </w:p>
        </w:tc>
      </w:tr>
      <w:tr w:rsidR="00190930" w:rsidRPr="00E93095" w:rsidTr="00190930">
        <w:trPr>
          <w:trHeight w:val="215"/>
        </w:trPr>
        <w:tc>
          <w:tcPr>
            <w:tcW w:w="6912"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Costo Total</w:t>
            </w:r>
          </w:p>
        </w:tc>
        <w:tc>
          <w:tcPr>
            <w:tcW w:w="2410" w:type="dxa"/>
            <w:tcBorders>
              <w:top w:val="single" w:sz="4" w:space="0" w:color="auto"/>
              <w:left w:val="single" w:sz="4" w:space="0" w:color="auto"/>
              <w:bottom w:val="single" w:sz="4" w:space="0" w:color="auto"/>
              <w:right w:val="single" w:sz="4" w:space="0" w:color="auto"/>
            </w:tcBorders>
          </w:tcPr>
          <w:p w:rsidR="00190930" w:rsidRPr="00EF2DE8" w:rsidRDefault="00D20C46" w:rsidP="00D20C46">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$26000.</w:t>
            </w:r>
            <w:r w:rsidR="00190930" w:rsidRPr="00EF2DE8">
              <w:rPr>
                <w:rFonts w:ascii="Verdana" w:eastAsia="Times New Roman" w:hAnsi="Verdana" w:cs="Times New Roman"/>
                <w:b/>
                <w:bCs/>
                <w:color w:val="000000"/>
                <w:sz w:val="20"/>
                <w:szCs w:val="20"/>
                <w:lang w:val="es-AR"/>
              </w:rPr>
              <w:t>00</w:t>
            </w:r>
          </w:p>
        </w:tc>
      </w:tr>
    </w:tbl>
    <w:p w:rsidR="00190930" w:rsidRPr="00EF2DE8" w:rsidRDefault="00190930" w:rsidP="00190930">
      <w:pPr>
        <w:rPr>
          <w:rFonts w:eastAsia="Times New Roman"/>
          <w:lang w:val="es-AR"/>
        </w:rPr>
      </w:pPr>
    </w:p>
    <w:p w:rsidR="00190930" w:rsidRPr="00EF2DE8" w:rsidRDefault="00190930" w:rsidP="00190930">
      <w:pPr>
        <w:rPr>
          <w:rFonts w:eastAsia="Times New Roman"/>
          <w:lang w:val="es-AR"/>
        </w:rPr>
      </w:pPr>
      <w:r w:rsidRPr="00EF2DE8">
        <w:rPr>
          <w:rFonts w:eastAsia="Times New Roman"/>
          <w:lang w:val="es-AR"/>
        </w:rPr>
        <w:t>Que dada nuestra experiencia consideramos más ajustado al valor real del detalle y complejidad de cada uno de los casos de uso.</w:t>
      </w:r>
    </w:p>
    <w:p w:rsidR="00190930" w:rsidRPr="00EF2DE8" w:rsidRDefault="007432B3" w:rsidP="007432B3">
      <w:pPr>
        <w:pStyle w:val="Heading4"/>
        <w:rPr>
          <w:rFonts w:eastAsia="Times New Roman"/>
          <w:lang w:val="es-AR"/>
        </w:rPr>
      </w:pPr>
      <w:r w:rsidRPr="00EF2DE8">
        <w:rPr>
          <w:rFonts w:eastAsia="Times New Roman"/>
          <w:lang w:val="es-AR"/>
        </w:rPr>
        <w:t xml:space="preserve">Valores </w:t>
      </w:r>
      <w:r w:rsidR="00423629" w:rsidRPr="00EF2DE8">
        <w:rPr>
          <w:rFonts w:eastAsia="Times New Roman"/>
          <w:lang w:val="es-AR"/>
        </w:rPr>
        <w:t>de las métricas utilizadas</w:t>
      </w:r>
    </w:p>
    <w:p w:rsidR="00190930" w:rsidRPr="00EF2DE8" w:rsidRDefault="007432B3" w:rsidP="007432B3">
      <w:pPr>
        <w:pStyle w:val="Heading5"/>
        <w:rPr>
          <w:rFonts w:eastAsia="Times New Roman"/>
          <w:lang w:val="es-AR"/>
        </w:rPr>
      </w:pPr>
      <w:r w:rsidRPr="00EF2DE8">
        <w:rPr>
          <w:rFonts w:eastAsia="Times New Roman"/>
          <w:lang w:val="es-AR"/>
        </w:rPr>
        <w:t>Factores Técnicos</w:t>
      </w:r>
    </w:p>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p>
    <w:tbl>
      <w:tblPr>
        <w:tblW w:w="0" w:type="auto"/>
        <w:tblInd w:w="108" w:type="dxa"/>
        <w:tblLayout w:type="fixed"/>
        <w:tblLook w:val="0000" w:firstRow="0" w:lastRow="0" w:firstColumn="0" w:lastColumn="0" w:noHBand="0" w:noVBand="0"/>
      </w:tblPr>
      <w:tblGrid>
        <w:gridCol w:w="1384"/>
        <w:gridCol w:w="3686"/>
        <w:gridCol w:w="1559"/>
        <w:gridCol w:w="1417"/>
        <w:gridCol w:w="1276"/>
      </w:tblGrid>
      <w:tr w:rsidR="00190930" w:rsidRPr="00E93095" w:rsidTr="00190930">
        <w:tc>
          <w:tcPr>
            <w:tcW w:w="1384" w:type="dxa"/>
            <w:tcBorders>
              <w:top w:val="single" w:sz="4" w:space="0" w:color="auto"/>
              <w:left w:val="single" w:sz="4" w:space="0" w:color="auto"/>
              <w:bottom w:val="single" w:sz="4" w:space="0" w:color="auto"/>
              <w:right w:val="single" w:sz="4" w:space="0" w:color="auto"/>
            </w:tcBorders>
            <w:shd w:val="clear" w:color="auto" w:fill="C0C0C0"/>
          </w:tcPr>
          <w:p w:rsidR="00190930" w:rsidRPr="00EF2DE8" w:rsidRDefault="008F060E" w:rsidP="00190930">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Métrica</w:t>
            </w:r>
          </w:p>
        </w:tc>
        <w:tc>
          <w:tcPr>
            <w:tcW w:w="3686" w:type="dxa"/>
            <w:tcBorders>
              <w:top w:val="single" w:sz="4" w:space="0" w:color="auto"/>
              <w:left w:val="single" w:sz="4" w:space="0" w:color="auto"/>
              <w:bottom w:val="single" w:sz="4" w:space="0" w:color="auto"/>
              <w:right w:val="single" w:sz="4" w:space="0" w:color="auto"/>
            </w:tcBorders>
            <w:shd w:val="clear" w:color="auto" w:fill="C0C0C0"/>
          </w:tcPr>
          <w:p w:rsidR="00190930" w:rsidRPr="00EF2DE8" w:rsidRDefault="008F060E" w:rsidP="00190930">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Descripció</w:t>
            </w:r>
            <w:r w:rsidR="00190930" w:rsidRPr="00EF2DE8">
              <w:rPr>
                <w:rFonts w:ascii="Verdana" w:eastAsia="Times New Roman" w:hAnsi="Verdana" w:cs="Times New Roman"/>
                <w:b/>
                <w:bCs/>
                <w:color w:val="000000"/>
                <w:sz w:val="20"/>
                <w:szCs w:val="20"/>
                <w:lang w:val="es-AR"/>
              </w:rPr>
              <w:t>n</w:t>
            </w:r>
          </w:p>
        </w:tc>
        <w:tc>
          <w:tcPr>
            <w:tcW w:w="1559" w:type="dxa"/>
            <w:tcBorders>
              <w:top w:val="single" w:sz="4" w:space="0" w:color="auto"/>
              <w:left w:val="single" w:sz="4" w:space="0" w:color="auto"/>
              <w:bottom w:val="single" w:sz="4" w:space="0" w:color="auto"/>
              <w:right w:val="single" w:sz="4" w:space="0" w:color="auto"/>
            </w:tcBorders>
            <w:shd w:val="clear" w:color="auto" w:fill="C0C0C0"/>
          </w:tcPr>
          <w:p w:rsidR="00190930" w:rsidRPr="00EF2DE8" w:rsidRDefault="00190930" w:rsidP="00190930">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Peso</w:t>
            </w:r>
          </w:p>
        </w:tc>
        <w:tc>
          <w:tcPr>
            <w:tcW w:w="1417" w:type="dxa"/>
            <w:tcBorders>
              <w:top w:val="single" w:sz="4" w:space="0" w:color="auto"/>
              <w:left w:val="single" w:sz="4" w:space="0" w:color="auto"/>
              <w:bottom w:val="single" w:sz="4" w:space="0" w:color="auto"/>
              <w:right w:val="single" w:sz="4" w:space="0" w:color="auto"/>
            </w:tcBorders>
            <w:shd w:val="clear" w:color="auto" w:fill="C0C0C0"/>
          </w:tcPr>
          <w:p w:rsidR="00190930" w:rsidRPr="00EF2DE8" w:rsidRDefault="00190930" w:rsidP="00190930">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Valor</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190930" w:rsidRPr="00EF2DE8" w:rsidRDefault="00190930" w:rsidP="00190930">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TCF</w:t>
            </w:r>
          </w:p>
        </w:tc>
      </w:tr>
      <w:tr w:rsidR="00190930" w:rsidRPr="00E93095" w:rsidTr="00190930">
        <w:trPr>
          <w:cantSplit/>
        </w:trPr>
        <w:tc>
          <w:tcPr>
            <w:tcW w:w="1384"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TCF01</w:t>
            </w:r>
          </w:p>
        </w:tc>
        <w:tc>
          <w:tcPr>
            <w:tcW w:w="368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Sistema distribuido.</w:t>
            </w:r>
            <w:r w:rsidRPr="00EF2DE8">
              <w:rPr>
                <w:rFonts w:ascii="Verdana" w:eastAsia="Times New Roman" w:hAnsi="Verdana" w:cs="Times New Roman"/>
                <w:color w:val="000000"/>
                <w:sz w:val="20"/>
                <w:szCs w:val="20"/>
                <w:lang w:val="es-AR"/>
              </w:rPr>
              <w:tab/>
            </w:r>
          </w:p>
        </w:tc>
        <w:tc>
          <w:tcPr>
            <w:tcW w:w="1559"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 xml:space="preserve"> 2.00</w:t>
            </w:r>
          </w:p>
        </w:tc>
        <w:tc>
          <w:tcPr>
            <w:tcW w:w="1417"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2.00</w:t>
            </w:r>
          </w:p>
        </w:tc>
        <w:tc>
          <w:tcPr>
            <w:tcW w:w="127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4.00</w:t>
            </w:r>
          </w:p>
        </w:tc>
      </w:tr>
      <w:tr w:rsidR="00190930" w:rsidRPr="00E93095" w:rsidTr="00190930">
        <w:trPr>
          <w:cantSplit/>
        </w:trPr>
        <w:tc>
          <w:tcPr>
            <w:tcW w:w="1384"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TCF02</w:t>
            </w:r>
          </w:p>
        </w:tc>
        <w:tc>
          <w:tcPr>
            <w:tcW w:w="368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Objetivos de performance o tiempo de respuesta.</w:t>
            </w:r>
            <w:r w:rsidRPr="00EF2DE8">
              <w:rPr>
                <w:rFonts w:ascii="Verdana" w:eastAsia="Times New Roman" w:hAnsi="Verdana" w:cs="Times New Roman"/>
                <w:color w:val="000000"/>
                <w:sz w:val="20"/>
                <w:szCs w:val="20"/>
                <w:lang w:val="es-AR"/>
              </w:rPr>
              <w:tab/>
            </w:r>
          </w:p>
        </w:tc>
        <w:tc>
          <w:tcPr>
            <w:tcW w:w="1559"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 xml:space="preserve"> 1.00</w:t>
            </w:r>
          </w:p>
        </w:tc>
        <w:tc>
          <w:tcPr>
            <w:tcW w:w="1417"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1.00</w:t>
            </w:r>
          </w:p>
        </w:tc>
        <w:tc>
          <w:tcPr>
            <w:tcW w:w="127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1.00</w:t>
            </w:r>
          </w:p>
        </w:tc>
      </w:tr>
      <w:tr w:rsidR="00190930" w:rsidRPr="00E93095" w:rsidTr="00190930">
        <w:trPr>
          <w:cantSplit/>
        </w:trPr>
        <w:tc>
          <w:tcPr>
            <w:tcW w:w="1384"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TCF03</w:t>
            </w:r>
          </w:p>
        </w:tc>
        <w:tc>
          <w:tcPr>
            <w:tcW w:w="368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Eficiencia del usuario final.</w:t>
            </w:r>
            <w:r w:rsidRPr="00EF2DE8">
              <w:rPr>
                <w:rFonts w:ascii="Verdana" w:eastAsia="Times New Roman" w:hAnsi="Verdana" w:cs="Times New Roman"/>
                <w:color w:val="000000"/>
                <w:sz w:val="20"/>
                <w:szCs w:val="20"/>
                <w:lang w:val="es-AR"/>
              </w:rPr>
              <w:tab/>
            </w:r>
          </w:p>
        </w:tc>
        <w:tc>
          <w:tcPr>
            <w:tcW w:w="1559"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 xml:space="preserve"> 1.00</w:t>
            </w:r>
          </w:p>
        </w:tc>
        <w:tc>
          <w:tcPr>
            <w:tcW w:w="1417"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1.00</w:t>
            </w:r>
          </w:p>
        </w:tc>
        <w:tc>
          <w:tcPr>
            <w:tcW w:w="127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1.00</w:t>
            </w:r>
          </w:p>
        </w:tc>
      </w:tr>
      <w:tr w:rsidR="00190930" w:rsidRPr="00E93095" w:rsidTr="00190930">
        <w:trPr>
          <w:cantSplit/>
        </w:trPr>
        <w:tc>
          <w:tcPr>
            <w:tcW w:w="1384"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TCF04</w:t>
            </w:r>
          </w:p>
        </w:tc>
        <w:tc>
          <w:tcPr>
            <w:tcW w:w="368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Procesamiento interno complejo.</w:t>
            </w:r>
            <w:r w:rsidRPr="00EF2DE8">
              <w:rPr>
                <w:rFonts w:ascii="Verdana" w:eastAsia="Times New Roman" w:hAnsi="Verdana" w:cs="Times New Roman"/>
                <w:color w:val="000000"/>
                <w:sz w:val="20"/>
                <w:szCs w:val="20"/>
                <w:lang w:val="es-AR"/>
              </w:rPr>
              <w:tab/>
            </w:r>
          </w:p>
        </w:tc>
        <w:tc>
          <w:tcPr>
            <w:tcW w:w="1559"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 xml:space="preserve"> 1.00</w:t>
            </w:r>
          </w:p>
        </w:tc>
        <w:tc>
          <w:tcPr>
            <w:tcW w:w="1417"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2.00</w:t>
            </w:r>
          </w:p>
        </w:tc>
        <w:tc>
          <w:tcPr>
            <w:tcW w:w="127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2.00</w:t>
            </w:r>
          </w:p>
        </w:tc>
      </w:tr>
      <w:tr w:rsidR="00190930" w:rsidRPr="00E93095" w:rsidTr="00190930">
        <w:trPr>
          <w:cantSplit/>
        </w:trPr>
        <w:tc>
          <w:tcPr>
            <w:tcW w:w="1384"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TCF05</w:t>
            </w:r>
          </w:p>
        </w:tc>
        <w:tc>
          <w:tcPr>
            <w:tcW w:w="368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El código debe ser reutilizable.</w:t>
            </w:r>
          </w:p>
        </w:tc>
        <w:tc>
          <w:tcPr>
            <w:tcW w:w="1559"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 xml:space="preserve"> 1.00</w:t>
            </w:r>
          </w:p>
        </w:tc>
        <w:tc>
          <w:tcPr>
            <w:tcW w:w="1417"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1.00</w:t>
            </w:r>
          </w:p>
        </w:tc>
        <w:tc>
          <w:tcPr>
            <w:tcW w:w="127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1.00</w:t>
            </w:r>
          </w:p>
        </w:tc>
      </w:tr>
      <w:tr w:rsidR="00190930" w:rsidRPr="00E93095" w:rsidTr="00190930">
        <w:trPr>
          <w:cantSplit/>
        </w:trPr>
        <w:tc>
          <w:tcPr>
            <w:tcW w:w="1384"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TCF06</w:t>
            </w:r>
          </w:p>
        </w:tc>
        <w:tc>
          <w:tcPr>
            <w:tcW w:w="368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Facilidad de instalación.</w:t>
            </w:r>
          </w:p>
        </w:tc>
        <w:tc>
          <w:tcPr>
            <w:tcW w:w="1559"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 xml:space="preserve"> 0.50</w:t>
            </w:r>
          </w:p>
        </w:tc>
        <w:tc>
          <w:tcPr>
            <w:tcW w:w="1417"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1.00</w:t>
            </w:r>
          </w:p>
        </w:tc>
        <w:tc>
          <w:tcPr>
            <w:tcW w:w="127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0.50</w:t>
            </w:r>
          </w:p>
        </w:tc>
      </w:tr>
      <w:tr w:rsidR="00190930" w:rsidRPr="00E93095" w:rsidTr="00190930">
        <w:trPr>
          <w:cantSplit/>
        </w:trPr>
        <w:tc>
          <w:tcPr>
            <w:tcW w:w="1384"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TCF07</w:t>
            </w:r>
          </w:p>
        </w:tc>
        <w:tc>
          <w:tcPr>
            <w:tcW w:w="368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Facilidad de uso.</w:t>
            </w:r>
          </w:p>
        </w:tc>
        <w:tc>
          <w:tcPr>
            <w:tcW w:w="1559"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 xml:space="preserve"> 0.50</w:t>
            </w:r>
          </w:p>
        </w:tc>
        <w:tc>
          <w:tcPr>
            <w:tcW w:w="1417"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5.00</w:t>
            </w:r>
          </w:p>
        </w:tc>
        <w:tc>
          <w:tcPr>
            <w:tcW w:w="127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2.50</w:t>
            </w:r>
          </w:p>
        </w:tc>
      </w:tr>
      <w:tr w:rsidR="00190930" w:rsidRPr="00E93095" w:rsidTr="00190930">
        <w:trPr>
          <w:cantSplit/>
        </w:trPr>
        <w:tc>
          <w:tcPr>
            <w:tcW w:w="1384"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TCF08</w:t>
            </w:r>
          </w:p>
        </w:tc>
        <w:tc>
          <w:tcPr>
            <w:tcW w:w="368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Portabilidad</w:t>
            </w:r>
          </w:p>
        </w:tc>
        <w:tc>
          <w:tcPr>
            <w:tcW w:w="1559"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 xml:space="preserve"> 2.00</w:t>
            </w:r>
          </w:p>
        </w:tc>
        <w:tc>
          <w:tcPr>
            <w:tcW w:w="1417"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0.00</w:t>
            </w:r>
          </w:p>
        </w:tc>
        <w:tc>
          <w:tcPr>
            <w:tcW w:w="127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0.00</w:t>
            </w:r>
          </w:p>
        </w:tc>
      </w:tr>
      <w:tr w:rsidR="00190930" w:rsidRPr="00E93095" w:rsidTr="00190930">
        <w:trPr>
          <w:cantSplit/>
        </w:trPr>
        <w:tc>
          <w:tcPr>
            <w:tcW w:w="1384"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TCF09</w:t>
            </w:r>
          </w:p>
        </w:tc>
        <w:tc>
          <w:tcPr>
            <w:tcW w:w="368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Facilidad de cambio.</w:t>
            </w:r>
            <w:r w:rsidRPr="00EF2DE8">
              <w:rPr>
                <w:rFonts w:ascii="Verdana" w:eastAsia="Times New Roman" w:hAnsi="Verdana" w:cs="Times New Roman"/>
                <w:color w:val="000000"/>
                <w:sz w:val="20"/>
                <w:szCs w:val="20"/>
                <w:lang w:val="es-AR"/>
              </w:rPr>
              <w:tab/>
            </w:r>
          </w:p>
        </w:tc>
        <w:tc>
          <w:tcPr>
            <w:tcW w:w="1559"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 xml:space="preserve"> 1.00</w:t>
            </w:r>
          </w:p>
        </w:tc>
        <w:tc>
          <w:tcPr>
            <w:tcW w:w="1417"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3.00</w:t>
            </w:r>
          </w:p>
        </w:tc>
        <w:tc>
          <w:tcPr>
            <w:tcW w:w="127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3.00</w:t>
            </w:r>
          </w:p>
        </w:tc>
      </w:tr>
      <w:tr w:rsidR="00190930" w:rsidRPr="00E93095" w:rsidTr="00190930">
        <w:trPr>
          <w:cantSplit/>
        </w:trPr>
        <w:tc>
          <w:tcPr>
            <w:tcW w:w="1384"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TCF010</w:t>
            </w:r>
          </w:p>
        </w:tc>
        <w:tc>
          <w:tcPr>
            <w:tcW w:w="368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Concurrencia</w:t>
            </w:r>
          </w:p>
        </w:tc>
        <w:tc>
          <w:tcPr>
            <w:tcW w:w="1559"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 xml:space="preserve"> 1.00</w:t>
            </w:r>
          </w:p>
        </w:tc>
        <w:tc>
          <w:tcPr>
            <w:tcW w:w="1417"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5.00</w:t>
            </w:r>
          </w:p>
        </w:tc>
        <w:tc>
          <w:tcPr>
            <w:tcW w:w="127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5.00</w:t>
            </w:r>
          </w:p>
        </w:tc>
      </w:tr>
      <w:tr w:rsidR="00190930" w:rsidRPr="00E93095" w:rsidTr="00190930">
        <w:trPr>
          <w:cantSplit/>
        </w:trPr>
        <w:tc>
          <w:tcPr>
            <w:tcW w:w="1384"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TCF011</w:t>
            </w:r>
          </w:p>
        </w:tc>
        <w:tc>
          <w:tcPr>
            <w:tcW w:w="368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Incluye objetivos especiales de seguridad.</w:t>
            </w:r>
          </w:p>
        </w:tc>
        <w:tc>
          <w:tcPr>
            <w:tcW w:w="1559"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 xml:space="preserve"> 1.00</w:t>
            </w:r>
          </w:p>
        </w:tc>
        <w:tc>
          <w:tcPr>
            <w:tcW w:w="1417"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2.00</w:t>
            </w:r>
          </w:p>
        </w:tc>
        <w:tc>
          <w:tcPr>
            <w:tcW w:w="127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2.00</w:t>
            </w:r>
          </w:p>
        </w:tc>
      </w:tr>
      <w:tr w:rsidR="00190930" w:rsidRPr="00E93095" w:rsidTr="00190930">
        <w:trPr>
          <w:cantSplit/>
        </w:trPr>
        <w:tc>
          <w:tcPr>
            <w:tcW w:w="1384"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TCF012</w:t>
            </w:r>
          </w:p>
        </w:tc>
        <w:tc>
          <w:tcPr>
            <w:tcW w:w="368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Provee acceso directo a terceras partes.</w:t>
            </w:r>
          </w:p>
        </w:tc>
        <w:tc>
          <w:tcPr>
            <w:tcW w:w="1559"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 xml:space="preserve"> 1.00</w:t>
            </w:r>
          </w:p>
        </w:tc>
        <w:tc>
          <w:tcPr>
            <w:tcW w:w="1417"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5.00</w:t>
            </w:r>
          </w:p>
        </w:tc>
        <w:tc>
          <w:tcPr>
            <w:tcW w:w="127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5.00</w:t>
            </w:r>
          </w:p>
        </w:tc>
      </w:tr>
      <w:tr w:rsidR="00190930" w:rsidRPr="00E93095" w:rsidTr="00190930">
        <w:trPr>
          <w:cantSplit/>
        </w:trPr>
        <w:tc>
          <w:tcPr>
            <w:tcW w:w="1384"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TCF013</w:t>
            </w:r>
          </w:p>
        </w:tc>
        <w:tc>
          <w:tcPr>
            <w:tcW w:w="368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Se requiere facilidades de entrenamiento a usuario</w:t>
            </w:r>
          </w:p>
        </w:tc>
        <w:tc>
          <w:tcPr>
            <w:tcW w:w="1559"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 xml:space="preserve"> 1.00</w:t>
            </w:r>
          </w:p>
        </w:tc>
        <w:tc>
          <w:tcPr>
            <w:tcW w:w="1417"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1.00</w:t>
            </w:r>
          </w:p>
        </w:tc>
        <w:tc>
          <w:tcPr>
            <w:tcW w:w="127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1.00</w:t>
            </w:r>
          </w:p>
        </w:tc>
      </w:tr>
      <w:tr w:rsidR="00190930" w:rsidRPr="00E93095" w:rsidTr="00190930">
        <w:trPr>
          <w:cantSplit/>
        </w:trPr>
        <w:tc>
          <w:tcPr>
            <w:tcW w:w="1384"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p>
        </w:tc>
        <w:tc>
          <w:tcPr>
            <w:tcW w:w="368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p>
        </w:tc>
        <w:tc>
          <w:tcPr>
            <w:tcW w:w="1559"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p>
        </w:tc>
        <w:tc>
          <w:tcPr>
            <w:tcW w:w="1417"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Total:</w:t>
            </w:r>
          </w:p>
        </w:tc>
        <w:tc>
          <w:tcPr>
            <w:tcW w:w="127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28.00</w:t>
            </w:r>
          </w:p>
        </w:tc>
      </w:tr>
    </w:tbl>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p>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p>
    <w:tbl>
      <w:tblPr>
        <w:tblW w:w="0" w:type="auto"/>
        <w:tblInd w:w="108" w:type="dxa"/>
        <w:tblLayout w:type="fixed"/>
        <w:tblLook w:val="0000" w:firstRow="0" w:lastRow="0" w:firstColumn="0" w:lastColumn="0" w:noHBand="0" w:noVBand="0"/>
      </w:tblPr>
      <w:tblGrid>
        <w:gridCol w:w="8046"/>
        <w:gridCol w:w="1276"/>
      </w:tblGrid>
      <w:tr w:rsidR="00190930" w:rsidRPr="00E93095" w:rsidTr="00190930">
        <w:tc>
          <w:tcPr>
            <w:tcW w:w="8046" w:type="dxa"/>
            <w:tcBorders>
              <w:top w:val="single" w:sz="4" w:space="0" w:color="auto"/>
              <w:left w:val="single" w:sz="4" w:space="0" w:color="auto"/>
              <w:bottom w:val="single" w:sz="4" w:space="0" w:color="auto"/>
              <w:right w:val="single" w:sz="4" w:space="0" w:color="auto"/>
            </w:tcBorders>
            <w:shd w:val="clear" w:color="auto" w:fill="C0C0C0"/>
          </w:tcPr>
          <w:p w:rsidR="00190930" w:rsidRPr="00EF2DE8" w:rsidRDefault="00190930" w:rsidP="00190930">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Factor</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190930" w:rsidRPr="00EF2DE8" w:rsidRDefault="00190930" w:rsidP="00190930">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Valor</w:t>
            </w:r>
          </w:p>
        </w:tc>
      </w:tr>
      <w:tr w:rsidR="00190930" w:rsidRPr="00E93095" w:rsidTr="00190930">
        <w:trPr>
          <w:cantSplit/>
        </w:trPr>
        <w:tc>
          <w:tcPr>
            <w:tcW w:w="804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TCF sin ajustar (UTV)</w:t>
            </w:r>
          </w:p>
        </w:tc>
        <w:tc>
          <w:tcPr>
            <w:tcW w:w="127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28.00</w:t>
            </w:r>
          </w:p>
        </w:tc>
      </w:tr>
      <w:tr w:rsidR="00190930" w:rsidRPr="00E93095" w:rsidTr="00190930">
        <w:trPr>
          <w:cantSplit/>
        </w:trPr>
        <w:tc>
          <w:tcPr>
            <w:tcW w:w="804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Peso TCF (TWF)</w:t>
            </w:r>
          </w:p>
        </w:tc>
        <w:tc>
          <w:tcPr>
            <w:tcW w:w="127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0.01</w:t>
            </w:r>
          </w:p>
        </w:tc>
      </w:tr>
      <w:tr w:rsidR="00190930" w:rsidRPr="00E93095" w:rsidTr="00190930">
        <w:trPr>
          <w:cantSplit/>
        </w:trPr>
        <w:tc>
          <w:tcPr>
            <w:tcW w:w="804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Constante TCF (TC)</w:t>
            </w:r>
          </w:p>
        </w:tc>
        <w:tc>
          <w:tcPr>
            <w:tcW w:w="127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0.60</w:t>
            </w:r>
          </w:p>
        </w:tc>
      </w:tr>
      <w:tr w:rsidR="00190930" w:rsidRPr="00E93095" w:rsidTr="00190930">
        <w:trPr>
          <w:cantSplit/>
        </w:trPr>
        <w:tc>
          <w:tcPr>
            <w:tcW w:w="804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lastRenderedPageBreak/>
              <w:t>Factores Técnicos (TCF) = TC + (UTV * TWF)</w:t>
            </w:r>
          </w:p>
        </w:tc>
        <w:tc>
          <w:tcPr>
            <w:tcW w:w="1276" w:type="dxa"/>
            <w:tcBorders>
              <w:top w:val="single" w:sz="4" w:space="0" w:color="auto"/>
              <w:left w:val="single" w:sz="4" w:space="0" w:color="auto"/>
              <w:bottom w:val="single" w:sz="4" w:space="0" w:color="auto"/>
              <w:right w:val="single" w:sz="4" w:space="0" w:color="auto"/>
            </w:tcBorders>
          </w:tcPr>
          <w:p w:rsidR="00190930" w:rsidRPr="00EF2DE8" w:rsidRDefault="00190930" w:rsidP="00190930">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0.88</w:t>
            </w:r>
          </w:p>
        </w:tc>
      </w:tr>
    </w:tbl>
    <w:p w:rsidR="00190930" w:rsidRPr="00EF2DE8" w:rsidRDefault="00190930" w:rsidP="00190930">
      <w:pPr>
        <w:shd w:val="clear" w:color="auto" w:fill="FFFFFF"/>
        <w:spacing w:after="0" w:line="240" w:lineRule="auto"/>
        <w:rPr>
          <w:rFonts w:ascii="Verdana" w:eastAsia="Times New Roman" w:hAnsi="Verdana" w:cs="Times New Roman"/>
          <w:color w:val="000000"/>
          <w:sz w:val="20"/>
          <w:szCs w:val="20"/>
          <w:lang w:val="es-AR"/>
        </w:rPr>
      </w:pPr>
    </w:p>
    <w:p w:rsidR="00190930" w:rsidRPr="00EF2DE8" w:rsidRDefault="00190930" w:rsidP="00190930">
      <w:pPr>
        <w:pStyle w:val="Heading5"/>
        <w:rPr>
          <w:rFonts w:eastAsia="Times New Roman"/>
          <w:lang w:val="es-AR"/>
        </w:rPr>
      </w:pPr>
      <w:r w:rsidRPr="00EF2DE8">
        <w:rPr>
          <w:rFonts w:eastAsia="Times New Roman"/>
          <w:lang w:val="es-AR"/>
        </w:rPr>
        <w:t>Factores Ambientales</w:t>
      </w:r>
    </w:p>
    <w:tbl>
      <w:tblPr>
        <w:tblW w:w="0" w:type="auto"/>
        <w:tblInd w:w="108" w:type="dxa"/>
        <w:tblLayout w:type="fixed"/>
        <w:tblLook w:val="0000" w:firstRow="0" w:lastRow="0" w:firstColumn="0" w:lastColumn="0" w:noHBand="0" w:noVBand="0"/>
      </w:tblPr>
      <w:tblGrid>
        <w:gridCol w:w="1384"/>
        <w:gridCol w:w="3686"/>
        <w:gridCol w:w="1559"/>
        <w:gridCol w:w="1417"/>
        <w:gridCol w:w="1314"/>
      </w:tblGrid>
      <w:tr w:rsidR="00190930" w:rsidRPr="00E93095" w:rsidTr="00190930">
        <w:tc>
          <w:tcPr>
            <w:tcW w:w="1384" w:type="dxa"/>
            <w:tcBorders>
              <w:top w:val="single" w:sz="4" w:space="0" w:color="auto"/>
              <w:left w:val="single" w:sz="4" w:space="0" w:color="auto"/>
              <w:bottom w:val="single" w:sz="4" w:space="0" w:color="auto"/>
              <w:right w:val="single" w:sz="4" w:space="0" w:color="auto"/>
            </w:tcBorders>
            <w:shd w:val="clear" w:color="auto" w:fill="C0C0C0"/>
          </w:tcPr>
          <w:p w:rsidR="00190930" w:rsidRPr="00EF2DE8" w:rsidRDefault="008F060E" w:rsidP="00423629">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Métrica</w:t>
            </w:r>
          </w:p>
        </w:tc>
        <w:tc>
          <w:tcPr>
            <w:tcW w:w="3686" w:type="dxa"/>
            <w:tcBorders>
              <w:top w:val="single" w:sz="4" w:space="0" w:color="auto"/>
              <w:left w:val="single" w:sz="4" w:space="0" w:color="auto"/>
              <w:bottom w:val="single" w:sz="4" w:space="0" w:color="auto"/>
              <w:right w:val="single" w:sz="4" w:space="0" w:color="auto"/>
            </w:tcBorders>
            <w:shd w:val="clear" w:color="auto" w:fill="C0C0C0"/>
          </w:tcPr>
          <w:p w:rsidR="00190930" w:rsidRPr="00EF2DE8" w:rsidRDefault="008F060E" w:rsidP="00423629">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Descripción</w:t>
            </w:r>
          </w:p>
        </w:tc>
        <w:tc>
          <w:tcPr>
            <w:tcW w:w="1559" w:type="dxa"/>
            <w:tcBorders>
              <w:top w:val="single" w:sz="4" w:space="0" w:color="auto"/>
              <w:left w:val="single" w:sz="4" w:space="0" w:color="auto"/>
              <w:bottom w:val="single" w:sz="4" w:space="0" w:color="auto"/>
              <w:right w:val="single" w:sz="4" w:space="0" w:color="auto"/>
            </w:tcBorders>
            <w:shd w:val="clear" w:color="auto" w:fill="C0C0C0"/>
          </w:tcPr>
          <w:p w:rsidR="00190930" w:rsidRPr="00EF2DE8" w:rsidRDefault="00423629" w:rsidP="00423629">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Peso</w:t>
            </w:r>
          </w:p>
        </w:tc>
        <w:tc>
          <w:tcPr>
            <w:tcW w:w="1417" w:type="dxa"/>
            <w:tcBorders>
              <w:top w:val="single" w:sz="4" w:space="0" w:color="auto"/>
              <w:left w:val="single" w:sz="4" w:space="0" w:color="auto"/>
              <w:bottom w:val="single" w:sz="4" w:space="0" w:color="auto"/>
              <w:right w:val="single" w:sz="4" w:space="0" w:color="auto"/>
            </w:tcBorders>
            <w:shd w:val="clear" w:color="auto" w:fill="C0C0C0"/>
          </w:tcPr>
          <w:p w:rsidR="00190930" w:rsidRPr="00EF2DE8" w:rsidRDefault="00423629" w:rsidP="00423629">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Valor</w:t>
            </w:r>
          </w:p>
        </w:tc>
        <w:tc>
          <w:tcPr>
            <w:tcW w:w="1314" w:type="dxa"/>
            <w:tcBorders>
              <w:top w:val="single" w:sz="4" w:space="0" w:color="auto"/>
              <w:left w:val="single" w:sz="4" w:space="0" w:color="auto"/>
              <w:bottom w:val="single" w:sz="4" w:space="0" w:color="auto"/>
              <w:right w:val="single" w:sz="4" w:space="0" w:color="auto"/>
            </w:tcBorders>
            <w:shd w:val="clear" w:color="auto" w:fill="C0C0C0"/>
          </w:tcPr>
          <w:p w:rsidR="00190930" w:rsidRPr="00EF2DE8" w:rsidRDefault="00190930" w:rsidP="00423629">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TCF</w:t>
            </w:r>
          </w:p>
        </w:tc>
      </w:tr>
      <w:tr w:rsidR="00190930" w:rsidRPr="00E93095" w:rsidTr="00190930">
        <w:trPr>
          <w:cantSplit/>
        </w:trPr>
        <w:tc>
          <w:tcPr>
            <w:tcW w:w="1384"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ECF01</w:t>
            </w:r>
          </w:p>
        </w:tc>
        <w:tc>
          <w:tcPr>
            <w:tcW w:w="3686"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Familiaridad con el modelo de proyecto utilizado.</w:t>
            </w:r>
            <w:r w:rsidRPr="00EF2DE8">
              <w:rPr>
                <w:rFonts w:ascii="Verdana" w:eastAsia="Times New Roman" w:hAnsi="Verdana" w:cs="Times New Roman"/>
                <w:color w:val="000000"/>
                <w:sz w:val="20"/>
                <w:szCs w:val="20"/>
                <w:lang w:val="es-AR"/>
              </w:rPr>
              <w:tab/>
            </w:r>
          </w:p>
        </w:tc>
        <w:tc>
          <w:tcPr>
            <w:tcW w:w="1559"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 xml:space="preserve"> 1.50</w:t>
            </w:r>
          </w:p>
        </w:tc>
        <w:tc>
          <w:tcPr>
            <w:tcW w:w="1417"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0.00</w:t>
            </w:r>
          </w:p>
        </w:tc>
        <w:tc>
          <w:tcPr>
            <w:tcW w:w="1314"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0.00</w:t>
            </w:r>
          </w:p>
        </w:tc>
      </w:tr>
      <w:tr w:rsidR="00190930" w:rsidRPr="00E93095" w:rsidTr="00190930">
        <w:trPr>
          <w:cantSplit/>
          <w:trHeight w:val="240"/>
        </w:trPr>
        <w:tc>
          <w:tcPr>
            <w:tcW w:w="1384"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ECF02</w:t>
            </w:r>
          </w:p>
        </w:tc>
        <w:tc>
          <w:tcPr>
            <w:tcW w:w="3686"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Experiencia en la aplicación.</w:t>
            </w:r>
          </w:p>
        </w:tc>
        <w:tc>
          <w:tcPr>
            <w:tcW w:w="1559"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 xml:space="preserve"> 0.50</w:t>
            </w:r>
          </w:p>
        </w:tc>
        <w:tc>
          <w:tcPr>
            <w:tcW w:w="1417"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4.00</w:t>
            </w:r>
          </w:p>
        </w:tc>
        <w:tc>
          <w:tcPr>
            <w:tcW w:w="1314"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2.00</w:t>
            </w:r>
          </w:p>
        </w:tc>
      </w:tr>
      <w:tr w:rsidR="00190930" w:rsidRPr="00E93095" w:rsidTr="00190930">
        <w:trPr>
          <w:cantSplit/>
        </w:trPr>
        <w:tc>
          <w:tcPr>
            <w:tcW w:w="1384"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ECF03</w:t>
            </w:r>
          </w:p>
        </w:tc>
        <w:tc>
          <w:tcPr>
            <w:tcW w:w="3686"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Experiencia en orientación a objetos.</w:t>
            </w:r>
          </w:p>
        </w:tc>
        <w:tc>
          <w:tcPr>
            <w:tcW w:w="1559"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 xml:space="preserve"> 1.00</w:t>
            </w:r>
          </w:p>
        </w:tc>
        <w:tc>
          <w:tcPr>
            <w:tcW w:w="1417"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5.00</w:t>
            </w:r>
          </w:p>
        </w:tc>
        <w:tc>
          <w:tcPr>
            <w:tcW w:w="1314"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5.00</w:t>
            </w:r>
          </w:p>
        </w:tc>
      </w:tr>
      <w:tr w:rsidR="00190930" w:rsidRPr="00E93095" w:rsidTr="00190930">
        <w:trPr>
          <w:cantSplit/>
        </w:trPr>
        <w:tc>
          <w:tcPr>
            <w:tcW w:w="1384"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ECF04</w:t>
            </w:r>
          </w:p>
        </w:tc>
        <w:tc>
          <w:tcPr>
            <w:tcW w:w="3686"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Capacidad del analista líder.</w:t>
            </w:r>
          </w:p>
        </w:tc>
        <w:tc>
          <w:tcPr>
            <w:tcW w:w="1559"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 xml:space="preserve"> 0.50</w:t>
            </w:r>
          </w:p>
        </w:tc>
        <w:tc>
          <w:tcPr>
            <w:tcW w:w="1417"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4.00</w:t>
            </w:r>
          </w:p>
        </w:tc>
        <w:tc>
          <w:tcPr>
            <w:tcW w:w="1314"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2.00</w:t>
            </w:r>
          </w:p>
        </w:tc>
      </w:tr>
      <w:tr w:rsidR="00190930" w:rsidRPr="00E93095" w:rsidTr="00190930">
        <w:trPr>
          <w:cantSplit/>
        </w:trPr>
        <w:tc>
          <w:tcPr>
            <w:tcW w:w="1384"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ECF05</w:t>
            </w:r>
          </w:p>
        </w:tc>
        <w:tc>
          <w:tcPr>
            <w:tcW w:w="3686"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Motivación.</w:t>
            </w:r>
          </w:p>
        </w:tc>
        <w:tc>
          <w:tcPr>
            <w:tcW w:w="1559"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 xml:space="preserve"> 1.00</w:t>
            </w:r>
          </w:p>
        </w:tc>
        <w:tc>
          <w:tcPr>
            <w:tcW w:w="1417"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2.00</w:t>
            </w:r>
          </w:p>
        </w:tc>
        <w:tc>
          <w:tcPr>
            <w:tcW w:w="1314"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2.00</w:t>
            </w:r>
          </w:p>
        </w:tc>
      </w:tr>
      <w:tr w:rsidR="00190930" w:rsidRPr="00E93095" w:rsidTr="00190930">
        <w:trPr>
          <w:cantSplit/>
        </w:trPr>
        <w:tc>
          <w:tcPr>
            <w:tcW w:w="1384"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ECF06</w:t>
            </w:r>
          </w:p>
        </w:tc>
        <w:tc>
          <w:tcPr>
            <w:tcW w:w="3686"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Estabilidad de los requerimientos</w:t>
            </w:r>
          </w:p>
        </w:tc>
        <w:tc>
          <w:tcPr>
            <w:tcW w:w="1559"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 xml:space="preserve"> 2.00</w:t>
            </w:r>
          </w:p>
        </w:tc>
        <w:tc>
          <w:tcPr>
            <w:tcW w:w="1417"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1.00</w:t>
            </w:r>
          </w:p>
        </w:tc>
        <w:tc>
          <w:tcPr>
            <w:tcW w:w="1314"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2.00</w:t>
            </w:r>
          </w:p>
        </w:tc>
      </w:tr>
      <w:tr w:rsidR="00190930" w:rsidRPr="00E93095" w:rsidTr="00190930">
        <w:trPr>
          <w:cantSplit/>
        </w:trPr>
        <w:tc>
          <w:tcPr>
            <w:tcW w:w="1384"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ECF07</w:t>
            </w:r>
          </w:p>
        </w:tc>
        <w:tc>
          <w:tcPr>
            <w:tcW w:w="3686"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Personal part-time</w:t>
            </w:r>
          </w:p>
        </w:tc>
        <w:tc>
          <w:tcPr>
            <w:tcW w:w="1559"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 xml:space="preserve"> -1.00</w:t>
            </w:r>
          </w:p>
        </w:tc>
        <w:tc>
          <w:tcPr>
            <w:tcW w:w="1417"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5.00</w:t>
            </w:r>
          </w:p>
        </w:tc>
        <w:tc>
          <w:tcPr>
            <w:tcW w:w="1314"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-5.00</w:t>
            </w:r>
          </w:p>
        </w:tc>
      </w:tr>
      <w:tr w:rsidR="00190930" w:rsidRPr="00E93095" w:rsidTr="00190930">
        <w:trPr>
          <w:cantSplit/>
        </w:trPr>
        <w:tc>
          <w:tcPr>
            <w:tcW w:w="1384"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ECF08</w:t>
            </w:r>
          </w:p>
        </w:tc>
        <w:tc>
          <w:tcPr>
            <w:tcW w:w="3686"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Dificultad del lenguaje de programación</w:t>
            </w:r>
          </w:p>
        </w:tc>
        <w:tc>
          <w:tcPr>
            <w:tcW w:w="1559"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 xml:space="preserve"> -1.00</w:t>
            </w:r>
          </w:p>
        </w:tc>
        <w:tc>
          <w:tcPr>
            <w:tcW w:w="1417"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3.00</w:t>
            </w:r>
          </w:p>
        </w:tc>
        <w:tc>
          <w:tcPr>
            <w:tcW w:w="1314"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-3.00</w:t>
            </w:r>
          </w:p>
        </w:tc>
      </w:tr>
      <w:tr w:rsidR="00190930" w:rsidRPr="00E93095" w:rsidTr="00190930">
        <w:trPr>
          <w:cantSplit/>
        </w:trPr>
        <w:tc>
          <w:tcPr>
            <w:tcW w:w="1384"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b/>
                <w:bCs/>
                <w:color w:val="000000"/>
                <w:sz w:val="20"/>
                <w:szCs w:val="20"/>
                <w:lang w:val="es-AR"/>
              </w:rPr>
            </w:pPr>
          </w:p>
        </w:tc>
        <w:tc>
          <w:tcPr>
            <w:tcW w:w="3686"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b/>
                <w:bCs/>
                <w:color w:val="000000"/>
                <w:sz w:val="20"/>
                <w:szCs w:val="20"/>
                <w:lang w:val="es-AR"/>
              </w:rPr>
            </w:pPr>
          </w:p>
        </w:tc>
        <w:tc>
          <w:tcPr>
            <w:tcW w:w="1559"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b/>
                <w:bCs/>
                <w:color w:val="000000"/>
                <w:sz w:val="20"/>
                <w:szCs w:val="20"/>
                <w:lang w:val="es-AR"/>
              </w:rPr>
            </w:pPr>
          </w:p>
        </w:tc>
        <w:tc>
          <w:tcPr>
            <w:tcW w:w="1417"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Total:</w:t>
            </w:r>
          </w:p>
        </w:tc>
        <w:tc>
          <w:tcPr>
            <w:tcW w:w="1314"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5.00</w:t>
            </w:r>
          </w:p>
        </w:tc>
      </w:tr>
    </w:tbl>
    <w:p w:rsidR="00190930" w:rsidRPr="00EF2DE8" w:rsidRDefault="00190930" w:rsidP="00190930">
      <w:pPr>
        <w:rPr>
          <w:lang w:val="es-AR"/>
        </w:rPr>
      </w:pPr>
    </w:p>
    <w:tbl>
      <w:tblPr>
        <w:tblW w:w="0" w:type="auto"/>
        <w:tblInd w:w="108" w:type="dxa"/>
        <w:tblLayout w:type="fixed"/>
        <w:tblLook w:val="0000" w:firstRow="0" w:lastRow="0" w:firstColumn="0" w:lastColumn="0" w:noHBand="0" w:noVBand="0"/>
      </w:tblPr>
      <w:tblGrid>
        <w:gridCol w:w="8046"/>
        <w:gridCol w:w="1276"/>
      </w:tblGrid>
      <w:tr w:rsidR="00190930" w:rsidRPr="00E93095" w:rsidTr="00190930">
        <w:tc>
          <w:tcPr>
            <w:tcW w:w="8046" w:type="dxa"/>
            <w:tcBorders>
              <w:top w:val="single" w:sz="4" w:space="0" w:color="auto"/>
              <w:left w:val="single" w:sz="4" w:space="0" w:color="auto"/>
              <w:bottom w:val="single" w:sz="4" w:space="0" w:color="auto"/>
              <w:right w:val="single" w:sz="4" w:space="0" w:color="auto"/>
            </w:tcBorders>
            <w:shd w:val="clear" w:color="auto" w:fill="C0C0C0"/>
          </w:tcPr>
          <w:p w:rsidR="00190930" w:rsidRPr="00EF2DE8" w:rsidRDefault="00190930" w:rsidP="00423629">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Factor</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190930" w:rsidRPr="00EF2DE8" w:rsidRDefault="00190930" w:rsidP="00423629">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Val</w:t>
            </w:r>
            <w:r w:rsidR="00423629" w:rsidRPr="00EF2DE8">
              <w:rPr>
                <w:rFonts w:ascii="Verdana" w:eastAsia="Times New Roman" w:hAnsi="Verdana" w:cs="Times New Roman"/>
                <w:b/>
                <w:bCs/>
                <w:color w:val="000000"/>
                <w:sz w:val="20"/>
                <w:szCs w:val="20"/>
                <w:lang w:val="es-AR"/>
              </w:rPr>
              <w:t>or</w:t>
            </w:r>
          </w:p>
        </w:tc>
      </w:tr>
      <w:tr w:rsidR="00190930" w:rsidRPr="00E93095" w:rsidTr="00190930">
        <w:trPr>
          <w:cantSplit/>
        </w:trPr>
        <w:tc>
          <w:tcPr>
            <w:tcW w:w="8046"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 xml:space="preserve">ECF </w:t>
            </w:r>
            <w:r w:rsidR="00423629" w:rsidRPr="00EF2DE8">
              <w:rPr>
                <w:rFonts w:ascii="Verdana" w:eastAsia="Times New Roman" w:hAnsi="Verdana" w:cs="Times New Roman"/>
                <w:color w:val="000000"/>
                <w:sz w:val="20"/>
                <w:szCs w:val="20"/>
                <w:lang w:val="es-AR"/>
              </w:rPr>
              <w:t>sin ajustar</w:t>
            </w:r>
            <w:r w:rsidRPr="00EF2DE8">
              <w:rPr>
                <w:rFonts w:ascii="Verdana" w:eastAsia="Times New Roman" w:hAnsi="Verdana" w:cs="Times New Roman"/>
                <w:color w:val="000000"/>
                <w:sz w:val="20"/>
                <w:szCs w:val="20"/>
                <w:lang w:val="es-AR"/>
              </w:rPr>
              <w:t xml:space="preserve"> (UEV)</w:t>
            </w:r>
          </w:p>
        </w:tc>
        <w:tc>
          <w:tcPr>
            <w:tcW w:w="1276"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5.00</w:t>
            </w:r>
          </w:p>
        </w:tc>
      </w:tr>
      <w:tr w:rsidR="00190930" w:rsidRPr="00E93095" w:rsidTr="00190930">
        <w:trPr>
          <w:cantSplit/>
        </w:trPr>
        <w:tc>
          <w:tcPr>
            <w:tcW w:w="8046" w:type="dxa"/>
            <w:tcBorders>
              <w:top w:val="single" w:sz="4" w:space="0" w:color="auto"/>
              <w:left w:val="single" w:sz="4" w:space="0" w:color="auto"/>
              <w:bottom w:val="single" w:sz="4" w:space="0" w:color="auto"/>
              <w:right w:val="single" w:sz="4" w:space="0" w:color="auto"/>
            </w:tcBorders>
          </w:tcPr>
          <w:p w:rsidR="00190930" w:rsidRPr="00EF2DE8" w:rsidRDefault="00423629"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 xml:space="preserve">Peso </w:t>
            </w:r>
            <w:r w:rsidR="00190930" w:rsidRPr="00EF2DE8">
              <w:rPr>
                <w:rFonts w:ascii="Verdana" w:eastAsia="Times New Roman" w:hAnsi="Verdana" w:cs="Times New Roman"/>
                <w:color w:val="000000"/>
                <w:sz w:val="20"/>
                <w:szCs w:val="20"/>
                <w:lang w:val="es-AR"/>
              </w:rPr>
              <w:t>ECF (EWF)</w:t>
            </w:r>
          </w:p>
        </w:tc>
        <w:tc>
          <w:tcPr>
            <w:tcW w:w="1276"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-0.03</w:t>
            </w:r>
          </w:p>
        </w:tc>
      </w:tr>
      <w:tr w:rsidR="00190930" w:rsidRPr="00E93095" w:rsidTr="00190930">
        <w:trPr>
          <w:cantSplit/>
        </w:trPr>
        <w:tc>
          <w:tcPr>
            <w:tcW w:w="8046" w:type="dxa"/>
            <w:tcBorders>
              <w:top w:val="single" w:sz="4" w:space="0" w:color="auto"/>
              <w:left w:val="single" w:sz="4" w:space="0" w:color="auto"/>
              <w:bottom w:val="single" w:sz="4" w:space="0" w:color="auto"/>
              <w:right w:val="single" w:sz="4" w:space="0" w:color="auto"/>
            </w:tcBorders>
          </w:tcPr>
          <w:p w:rsidR="00190930" w:rsidRPr="00EF2DE8" w:rsidRDefault="00423629"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 xml:space="preserve">Constante </w:t>
            </w:r>
            <w:r w:rsidR="00190930" w:rsidRPr="00EF2DE8">
              <w:rPr>
                <w:rFonts w:ascii="Verdana" w:eastAsia="Times New Roman" w:hAnsi="Verdana" w:cs="Times New Roman"/>
                <w:color w:val="000000"/>
                <w:sz w:val="20"/>
                <w:szCs w:val="20"/>
                <w:lang w:val="es-AR"/>
              </w:rPr>
              <w:t>ECF (EC)</w:t>
            </w:r>
          </w:p>
        </w:tc>
        <w:tc>
          <w:tcPr>
            <w:tcW w:w="1276"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1.40</w:t>
            </w:r>
          </w:p>
        </w:tc>
      </w:tr>
      <w:tr w:rsidR="00190930" w:rsidRPr="00E93095" w:rsidTr="00190930">
        <w:trPr>
          <w:cantSplit/>
        </w:trPr>
        <w:tc>
          <w:tcPr>
            <w:tcW w:w="8046" w:type="dxa"/>
            <w:tcBorders>
              <w:top w:val="single" w:sz="4" w:space="0" w:color="auto"/>
              <w:left w:val="single" w:sz="4" w:space="0" w:color="auto"/>
              <w:bottom w:val="single" w:sz="4" w:space="0" w:color="auto"/>
              <w:right w:val="single" w:sz="4" w:space="0" w:color="auto"/>
            </w:tcBorders>
          </w:tcPr>
          <w:p w:rsidR="00190930" w:rsidRPr="00EF2DE8" w:rsidRDefault="00423629" w:rsidP="00423629">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Factores Ambientales</w:t>
            </w:r>
            <w:r w:rsidR="00190930" w:rsidRPr="00EF2DE8">
              <w:rPr>
                <w:rFonts w:ascii="Verdana" w:eastAsia="Times New Roman" w:hAnsi="Verdana" w:cs="Times New Roman"/>
                <w:b/>
                <w:bCs/>
                <w:color w:val="000000"/>
                <w:sz w:val="20"/>
                <w:szCs w:val="20"/>
                <w:lang w:val="es-AR"/>
              </w:rPr>
              <w:t xml:space="preserve"> (ECF) = EC + (UEV * EWF)</w:t>
            </w:r>
          </w:p>
        </w:tc>
        <w:tc>
          <w:tcPr>
            <w:tcW w:w="1276" w:type="dxa"/>
            <w:tcBorders>
              <w:top w:val="single" w:sz="4" w:space="0" w:color="auto"/>
              <w:left w:val="single" w:sz="4" w:space="0" w:color="auto"/>
              <w:bottom w:val="single" w:sz="4" w:space="0" w:color="auto"/>
              <w:right w:val="single" w:sz="4" w:space="0" w:color="auto"/>
            </w:tcBorders>
          </w:tcPr>
          <w:p w:rsidR="00190930" w:rsidRPr="00EF2DE8" w:rsidRDefault="00190930" w:rsidP="00423629">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1.25</w:t>
            </w:r>
          </w:p>
        </w:tc>
      </w:tr>
    </w:tbl>
    <w:p w:rsidR="00190930" w:rsidRPr="00EF2DE8" w:rsidRDefault="00190930" w:rsidP="007432B3">
      <w:pPr>
        <w:shd w:val="clear" w:color="auto" w:fill="FFFFFF"/>
        <w:spacing w:after="0" w:line="240" w:lineRule="auto"/>
        <w:rPr>
          <w:rFonts w:ascii="Verdana" w:eastAsia="Times New Roman" w:hAnsi="Verdana" w:cs="Times New Roman"/>
          <w:color w:val="000000"/>
          <w:sz w:val="20"/>
          <w:szCs w:val="20"/>
          <w:lang w:val="es-AR"/>
        </w:rPr>
      </w:pPr>
    </w:p>
    <w:p w:rsidR="00190930" w:rsidRPr="00EF2DE8" w:rsidRDefault="00423629" w:rsidP="00423629">
      <w:pPr>
        <w:pStyle w:val="Heading5"/>
        <w:rPr>
          <w:rFonts w:eastAsia="Times New Roman"/>
          <w:lang w:val="es-AR"/>
        </w:rPr>
      </w:pPr>
      <w:r w:rsidRPr="00EF2DE8">
        <w:rPr>
          <w:rFonts w:eastAsia="Times New Roman"/>
          <w:lang w:val="es-AR"/>
        </w:rPr>
        <w:t>Casos De Uso</w:t>
      </w:r>
    </w:p>
    <w:p w:rsidR="00190930" w:rsidRPr="00EF2DE8" w:rsidRDefault="00190930" w:rsidP="007432B3">
      <w:pPr>
        <w:shd w:val="clear" w:color="auto" w:fill="FFFFFF"/>
        <w:spacing w:after="0" w:line="240" w:lineRule="auto"/>
        <w:rPr>
          <w:rFonts w:ascii="Verdana" w:eastAsia="Times New Roman" w:hAnsi="Verdana" w:cs="Times New Roman"/>
          <w:color w:val="000000"/>
          <w:sz w:val="20"/>
          <w:szCs w:val="20"/>
          <w:lang w:val="es-AR"/>
        </w:rPr>
      </w:pPr>
    </w:p>
    <w:tbl>
      <w:tblPr>
        <w:tblW w:w="0" w:type="auto"/>
        <w:tblInd w:w="108" w:type="dxa"/>
        <w:tblLayout w:type="fixed"/>
        <w:tblLook w:val="0000" w:firstRow="0" w:lastRow="0" w:firstColumn="0" w:lastColumn="0" w:noHBand="0" w:noVBand="0"/>
      </w:tblPr>
      <w:tblGrid>
        <w:gridCol w:w="7560"/>
        <w:gridCol w:w="1800"/>
      </w:tblGrid>
      <w:tr w:rsidR="00423629" w:rsidRPr="00E93095" w:rsidTr="00423629">
        <w:trPr>
          <w:trHeight w:val="485"/>
          <w:tblHeader/>
        </w:trPr>
        <w:tc>
          <w:tcPr>
            <w:tcW w:w="7560" w:type="dxa"/>
            <w:tcBorders>
              <w:top w:val="single" w:sz="4" w:space="0" w:color="auto"/>
              <w:left w:val="single" w:sz="4" w:space="0" w:color="auto"/>
              <w:bottom w:val="single" w:sz="4" w:space="0" w:color="auto"/>
              <w:right w:val="single" w:sz="4" w:space="0" w:color="auto"/>
            </w:tcBorders>
            <w:shd w:val="clear" w:color="auto" w:fill="C0C0C0"/>
          </w:tcPr>
          <w:p w:rsidR="00423629" w:rsidRPr="00EF2DE8" w:rsidRDefault="00423629" w:rsidP="00423629">
            <w:pPr>
              <w:shd w:val="clear" w:color="auto" w:fill="FFFFFF"/>
              <w:tabs>
                <w:tab w:val="left" w:pos="2909"/>
              </w:tabs>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Nombre</w:t>
            </w:r>
            <w:r w:rsidRPr="00EF2DE8">
              <w:rPr>
                <w:rFonts w:ascii="Verdana" w:eastAsia="Times New Roman" w:hAnsi="Verdana" w:cs="Times New Roman"/>
                <w:b/>
                <w:bCs/>
                <w:color w:val="000000"/>
                <w:sz w:val="20"/>
                <w:szCs w:val="20"/>
                <w:lang w:val="es-AR"/>
              </w:rPr>
              <w:tab/>
            </w:r>
          </w:p>
        </w:tc>
        <w:tc>
          <w:tcPr>
            <w:tcW w:w="1800" w:type="dxa"/>
            <w:tcBorders>
              <w:top w:val="single" w:sz="4" w:space="0" w:color="auto"/>
              <w:left w:val="single" w:sz="4" w:space="0" w:color="auto"/>
              <w:bottom w:val="single" w:sz="4" w:space="0" w:color="auto"/>
              <w:right w:val="single" w:sz="4" w:space="0" w:color="auto"/>
            </w:tcBorders>
            <w:shd w:val="clear" w:color="auto" w:fill="C0C0C0"/>
          </w:tcPr>
          <w:p w:rsidR="00423629" w:rsidRPr="00EF2DE8" w:rsidRDefault="00423629" w:rsidP="007432B3">
            <w:pPr>
              <w:shd w:val="clear" w:color="auto" w:fill="FFFFFF"/>
              <w:spacing w:after="0" w:line="240" w:lineRule="auto"/>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Complejidad</w:t>
            </w:r>
          </w:p>
        </w:tc>
      </w:tr>
      <w:tr w:rsidR="00423629" w:rsidRPr="00E93095" w:rsidTr="004236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560" w:type="dxa"/>
          </w:tcPr>
          <w:p w:rsidR="00423629" w:rsidRPr="00EF2DE8" w:rsidRDefault="00423629"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eUC13 - Reporte de Atenciones Diarias</w:t>
            </w:r>
          </w:p>
        </w:tc>
        <w:tc>
          <w:tcPr>
            <w:tcW w:w="1800" w:type="dxa"/>
          </w:tcPr>
          <w:p w:rsidR="00423629" w:rsidRPr="00EF2DE8" w:rsidRDefault="00423629"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w:t>
            </w:r>
          </w:p>
        </w:tc>
      </w:tr>
      <w:tr w:rsidR="00423629" w:rsidRPr="00E93095" w:rsidTr="004236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560" w:type="dxa"/>
          </w:tcPr>
          <w:p w:rsidR="00423629" w:rsidRPr="00EF2DE8" w:rsidRDefault="00423629"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eUC12 - Reporte Inasistencias Web</w:t>
            </w:r>
          </w:p>
        </w:tc>
        <w:tc>
          <w:tcPr>
            <w:tcW w:w="1800" w:type="dxa"/>
          </w:tcPr>
          <w:p w:rsidR="00423629" w:rsidRPr="00EF2DE8" w:rsidRDefault="00423629"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w:t>
            </w:r>
          </w:p>
        </w:tc>
      </w:tr>
      <w:tr w:rsidR="00423629" w:rsidRPr="00E93095" w:rsidTr="004236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560" w:type="dxa"/>
          </w:tcPr>
          <w:p w:rsidR="00423629" w:rsidRPr="00EF2DE8" w:rsidRDefault="00423629"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eUC11 - Gestión de Especialidades</w:t>
            </w:r>
          </w:p>
        </w:tc>
        <w:tc>
          <w:tcPr>
            <w:tcW w:w="1800" w:type="dxa"/>
          </w:tcPr>
          <w:p w:rsidR="00423629" w:rsidRPr="00EF2DE8" w:rsidRDefault="00423629"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w:t>
            </w:r>
          </w:p>
        </w:tc>
      </w:tr>
      <w:tr w:rsidR="00423629" w:rsidRPr="00E93095" w:rsidTr="004236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560" w:type="dxa"/>
          </w:tcPr>
          <w:p w:rsidR="00423629" w:rsidRPr="00EF2DE8" w:rsidRDefault="00423629"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eUC10 - Gestión de Obras Sociales</w:t>
            </w:r>
          </w:p>
        </w:tc>
        <w:tc>
          <w:tcPr>
            <w:tcW w:w="1800" w:type="dxa"/>
          </w:tcPr>
          <w:p w:rsidR="00423629" w:rsidRPr="00EF2DE8" w:rsidRDefault="00423629"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w:t>
            </w:r>
          </w:p>
        </w:tc>
      </w:tr>
      <w:tr w:rsidR="00423629" w:rsidRPr="00E93095" w:rsidTr="004236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560" w:type="dxa"/>
          </w:tcPr>
          <w:p w:rsidR="00423629" w:rsidRPr="00EF2DE8" w:rsidRDefault="00423629"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eUC9 - Gestión de Calendarios</w:t>
            </w:r>
          </w:p>
        </w:tc>
        <w:tc>
          <w:tcPr>
            <w:tcW w:w="1800" w:type="dxa"/>
          </w:tcPr>
          <w:p w:rsidR="00423629" w:rsidRPr="00EF2DE8" w:rsidRDefault="00423629"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w:t>
            </w:r>
          </w:p>
        </w:tc>
      </w:tr>
      <w:tr w:rsidR="00423629" w:rsidRPr="00E93095" w:rsidTr="004236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560" w:type="dxa"/>
          </w:tcPr>
          <w:p w:rsidR="00423629" w:rsidRPr="00EF2DE8" w:rsidRDefault="00423629"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eUC7 - Gestión de Datos Institucionales</w:t>
            </w:r>
          </w:p>
        </w:tc>
        <w:tc>
          <w:tcPr>
            <w:tcW w:w="1800" w:type="dxa"/>
          </w:tcPr>
          <w:p w:rsidR="00423629" w:rsidRPr="00EF2DE8" w:rsidRDefault="00423629"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w:t>
            </w:r>
          </w:p>
        </w:tc>
      </w:tr>
      <w:tr w:rsidR="00423629" w:rsidRPr="00E93095" w:rsidTr="004236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560" w:type="dxa"/>
          </w:tcPr>
          <w:p w:rsidR="00423629" w:rsidRPr="00EF2DE8" w:rsidRDefault="00423629"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eUC6 - Gestión de Políticas de Inasistencias Web</w:t>
            </w:r>
          </w:p>
        </w:tc>
        <w:tc>
          <w:tcPr>
            <w:tcW w:w="1800" w:type="dxa"/>
          </w:tcPr>
          <w:p w:rsidR="00423629" w:rsidRPr="00EF2DE8" w:rsidRDefault="00423629"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w:t>
            </w:r>
          </w:p>
        </w:tc>
      </w:tr>
      <w:tr w:rsidR="00423629" w:rsidRPr="00E93095" w:rsidTr="004236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560" w:type="dxa"/>
          </w:tcPr>
          <w:p w:rsidR="00423629" w:rsidRPr="00EF2DE8" w:rsidRDefault="00423629"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eUC5 - Gestión de Agenda Profesional</w:t>
            </w:r>
          </w:p>
        </w:tc>
        <w:tc>
          <w:tcPr>
            <w:tcW w:w="1800" w:type="dxa"/>
          </w:tcPr>
          <w:p w:rsidR="00423629" w:rsidRPr="00EF2DE8" w:rsidRDefault="00423629"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w:t>
            </w:r>
          </w:p>
        </w:tc>
      </w:tr>
      <w:tr w:rsidR="00423629" w:rsidRPr="00E93095" w:rsidTr="004236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560" w:type="dxa"/>
          </w:tcPr>
          <w:p w:rsidR="00423629" w:rsidRPr="00EF2DE8" w:rsidRDefault="00423629"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eUC4 - Gestión de Turnos</w:t>
            </w:r>
          </w:p>
        </w:tc>
        <w:tc>
          <w:tcPr>
            <w:tcW w:w="1800" w:type="dxa"/>
          </w:tcPr>
          <w:p w:rsidR="00423629" w:rsidRPr="00EF2DE8" w:rsidRDefault="00423629"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w:t>
            </w:r>
          </w:p>
        </w:tc>
      </w:tr>
      <w:tr w:rsidR="00423629" w:rsidRPr="00E93095" w:rsidTr="004236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560" w:type="dxa"/>
          </w:tcPr>
          <w:p w:rsidR="00423629" w:rsidRPr="00EF2DE8" w:rsidRDefault="00423629"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eUC2 - Gestión de Pacientes</w:t>
            </w:r>
          </w:p>
        </w:tc>
        <w:tc>
          <w:tcPr>
            <w:tcW w:w="1800" w:type="dxa"/>
          </w:tcPr>
          <w:p w:rsidR="00423629" w:rsidRPr="00EF2DE8" w:rsidRDefault="00423629"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w:t>
            </w:r>
          </w:p>
        </w:tc>
      </w:tr>
      <w:tr w:rsidR="00423629" w:rsidRPr="00E93095" w:rsidTr="004236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560" w:type="dxa"/>
          </w:tcPr>
          <w:p w:rsidR="00423629" w:rsidRPr="00EF2DE8" w:rsidRDefault="00423629"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eUC8 - Solicitud Turno</w:t>
            </w:r>
          </w:p>
        </w:tc>
        <w:tc>
          <w:tcPr>
            <w:tcW w:w="1800" w:type="dxa"/>
          </w:tcPr>
          <w:p w:rsidR="00423629" w:rsidRPr="00EF2DE8" w:rsidRDefault="00423629"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w:t>
            </w:r>
          </w:p>
        </w:tc>
      </w:tr>
      <w:tr w:rsidR="00423629" w:rsidRPr="00E93095" w:rsidTr="004236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560" w:type="dxa"/>
          </w:tcPr>
          <w:p w:rsidR="00423629" w:rsidRPr="00EF2DE8" w:rsidRDefault="00423629"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eUC3 - Gestión de Profesionales</w:t>
            </w:r>
          </w:p>
        </w:tc>
        <w:tc>
          <w:tcPr>
            <w:tcW w:w="1800" w:type="dxa"/>
          </w:tcPr>
          <w:p w:rsidR="00423629" w:rsidRPr="00EF2DE8" w:rsidRDefault="00423629"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w:t>
            </w:r>
          </w:p>
        </w:tc>
      </w:tr>
      <w:tr w:rsidR="00423629" w:rsidRPr="00E93095" w:rsidTr="004236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560" w:type="dxa"/>
          </w:tcPr>
          <w:p w:rsidR="00423629" w:rsidRPr="00EF2DE8" w:rsidRDefault="00423629"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eUC1 - Gestión de Consultorios</w:t>
            </w:r>
          </w:p>
        </w:tc>
        <w:tc>
          <w:tcPr>
            <w:tcW w:w="1800" w:type="dxa"/>
          </w:tcPr>
          <w:p w:rsidR="00423629" w:rsidRPr="00EF2DE8" w:rsidRDefault="00423629" w:rsidP="007432B3">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w:t>
            </w:r>
          </w:p>
        </w:tc>
      </w:tr>
    </w:tbl>
    <w:p w:rsidR="00190930" w:rsidRPr="00EF2DE8" w:rsidRDefault="00190930" w:rsidP="007432B3">
      <w:pPr>
        <w:shd w:val="clear" w:color="auto" w:fill="FFFFFF"/>
        <w:spacing w:after="0" w:line="240" w:lineRule="auto"/>
        <w:rPr>
          <w:rFonts w:ascii="Verdana" w:eastAsia="Times New Roman" w:hAnsi="Verdana" w:cs="Times New Roman"/>
          <w:color w:val="000000"/>
          <w:sz w:val="20"/>
          <w:szCs w:val="20"/>
          <w:lang w:val="es-AR"/>
        </w:rPr>
      </w:pPr>
    </w:p>
    <w:p w:rsidR="00585E77" w:rsidRPr="00EF2DE8" w:rsidRDefault="00585E77" w:rsidP="00585E77">
      <w:pPr>
        <w:pStyle w:val="Heading4"/>
        <w:rPr>
          <w:rFonts w:eastAsia="Times New Roman"/>
          <w:lang w:val="es-AR"/>
        </w:rPr>
      </w:pPr>
      <w:r w:rsidRPr="00EF2DE8">
        <w:rPr>
          <w:rFonts w:eastAsia="Times New Roman"/>
          <w:lang w:val="es-AR"/>
        </w:rPr>
        <w:t>Desglose De Tareas y Gantt</w:t>
      </w:r>
    </w:p>
    <w:p w:rsidR="00585E77" w:rsidRPr="00EF2DE8" w:rsidRDefault="00585E77" w:rsidP="00585E77">
      <w:pPr>
        <w:pStyle w:val="Heading5"/>
        <w:rPr>
          <w:lang w:val="es-AR"/>
        </w:rPr>
      </w:pPr>
      <w:r w:rsidRPr="00EF2DE8">
        <w:rPr>
          <w:lang w:val="es-AR"/>
        </w:rPr>
        <w:t>Cronograma Sin Ajustar</w:t>
      </w:r>
    </w:p>
    <w:p w:rsidR="0050695F" w:rsidRPr="00EF2DE8" w:rsidRDefault="00585E77"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Volcando las tareas necesarias en un WBS (Work Breakdown Structure), y asignándolas a un recurso full-time obtendríamos algo como:</w:t>
      </w:r>
    </w:p>
    <w:p w:rsidR="00585E77" w:rsidRPr="00EF2DE8" w:rsidRDefault="00585E77" w:rsidP="00423629">
      <w:pPr>
        <w:shd w:val="clear" w:color="auto" w:fill="FFFFFF"/>
        <w:spacing w:after="0" w:line="240" w:lineRule="auto"/>
        <w:rPr>
          <w:rFonts w:ascii="Verdana" w:eastAsia="Times New Roman" w:hAnsi="Verdana" w:cs="Times New Roman"/>
          <w:color w:val="000000"/>
          <w:sz w:val="20"/>
          <w:szCs w:val="20"/>
          <w:lang w:val="es-AR"/>
        </w:rPr>
      </w:pPr>
    </w:p>
    <w:p w:rsidR="00585E77" w:rsidRPr="00EF2DE8" w:rsidRDefault="00585E77">
      <w:pPr>
        <w:rPr>
          <w:rFonts w:ascii="Verdana" w:eastAsia="Times New Roman" w:hAnsi="Verdana" w:cs="Times New Roman"/>
          <w:color w:val="000000"/>
          <w:sz w:val="20"/>
          <w:szCs w:val="20"/>
          <w:lang w:val="es-AR"/>
        </w:rPr>
      </w:pPr>
      <w:r w:rsidRPr="00E93095">
        <w:rPr>
          <w:rFonts w:ascii="Verdana" w:eastAsia="Times New Roman" w:hAnsi="Verdana" w:cs="Times New Roman"/>
          <w:noProof/>
          <w:color w:val="000000"/>
          <w:sz w:val="20"/>
          <w:szCs w:val="20"/>
          <w:lang w:bidi="ar-SA"/>
        </w:rPr>
        <w:lastRenderedPageBreak/>
        <w:drawing>
          <wp:inline distT="0" distB="0" distL="0" distR="0" wp14:anchorId="02CB8074" wp14:editId="540B9D1C">
            <wp:extent cx="5806440" cy="6290945"/>
            <wp:effectExtent l="1905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srcRect/>
                    <a:stretch>
                      <a:fillRect/>
                    </a:stretch>
                  </pic:blipFill>
                  <pic:spPr bwMode="auto">
                    <a:xfrm>
                      <a:off x="0" y="0"/>
                      <a:ext cx="5806440" cy="6290945"/>
                    </a:xfrm>
                    <a:prstGeom prst="rect">
                      <a:avLst/>
                    </a:prstGeom>
                    <a:noFill/>
                    <a:ln w="9525">
                      <a:noFill/>
                      <a:miter lim="800000"/>
                      <a:headEnd/>
                      <a:tailEnd/>
                    </a:ln>
                  </pic:spPr>
                </pic:pic>
              </a:graphicData>
            </a:graphic>
          </wp:inline>
        </w:drawing>
      </w:r>
    </w:p>
    <w:p w:rsidR="00585E77" w:rsidRPr="00EF2DE8" w:rsidRDefault="00585E77">
      <w:pPr>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br w:type="page"/>
      </w:r>
    </w:p>
    <w:p w:rsidR="00585E77" w:rsidRPr="00EF2DE8" w:rsidRDefault="00585E77">
      <w:pPr>
        <w:rPr>
          <w:rFonts w:ascii="Verdana" w:eastAsia="Times New Roman" w:hAnsi="Verdana" w:cs="Times New Roman"/>
          <w:color w:val="000000"/>
          <w:sz w:val="20"/>
          <w:szCs w:val="20"/>
          <w:lang w:val="es-AR"/>
        </w:rPr>
      </w:pPr>
      <w:r w:rsidRPr="00E93095">
        <w:rPr>
          <w:rFonts w:ascii="Verdana" w:eastAsia="Times New Roman" w:hAnsi="Verdana" w:cs="Times New Roman"/>
          <w:noProof/>
          <w:color w:val="000000"/>
          <w:sz w:val="20"/>
          <w:szCs w:val="20"/>
          <w:lang w:bidi="ar-SA"/>
        </w:rPr>
        <w:drawing>
          <wp:inline distT="0" distB="0" distL="0" distR="0" wp14:anchorId="5C971323" wp14:editId="2AC62000">
            <wp:extent cx="5010785" cy="8229600"/>
            <wp:effectExtent l="19050" t="0" r="0" b="0"/>
            <wp:docPr id="15" name="Picture 15" descr="D:\Documents\My Dropbox\Documents\UAI\SAP\ganttgraficofull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uments\My Dropbox\Documents\UAI\SAP\ganttgraficofulltime.png"/>
                    <pic:cNvPicPr>
                      <a:picLocks noChangeAspect="1" noChangeArrowheads="1"/>
                    </pic:cNvPicPr>
                  </pic:nvPicPr>
                  <pic:blipFill>
                    <a:blip r:embed="rId42" cstate="print"/>
                    <a:srcRect/>
                    <a:stretch>
                      <a:fillRect/>
                    </a:stretch>
                  </pic:blipFill>
                  <pic:spPr bwMode="auto">
                    <a:xfrm>
                      <a:off x="0" y="0"/>
                      <a:ext cx="5010785" cy="8229600"/>
                    </a:xfrm>
                    <a:prstGeom prst="rect">
                      <a:avLst/>
                    </a:prstGeom>
                    <a:noFill/>
                    <a:ln w="9525">
                      <a:noFill/>
                      <a:miter lim="800000"/>
                      <a:headEnd/>
                      <a:tailEnd/>
                    </a:ln>
                  </pic:spPr>
                </pic:pic>
              </a:graphicData>
            </a:graphic>
          </wp:inline>
        </w:drawing>
      </w:r>
    </w:p>
    <w:p w:rsidR="00585E77" w:rsidRPr="00EF2DE8" w:rsidRDefault="00585E77" w:rsidP="00585E77">
      <w:pPr>
        <w:pStyle w:val="Heading5"/>
        <w:rPr>
          <w:rFonts w:eastAsia="Times New Roman"/>
          <w:lang w:val="es-AR"/>
        </w:rPr>
      </w:pPr>
      <w:r w:rsidRPr="00EF2DE8">
        <w:rPr>
          <w:rFonts w:eastAsia="Times New Roman"/>
          <w:lang w:val="es-AR"/>
        </w:rPr>
        <w:t>Cronograma Ajustado</w:t>
      </w:r>
    </w:p>
    <w:p w:rsidR="00585E77" w:rsidRPr="00EF2DE8" w:rsidRDefault="00585E77">
      <w:pPr>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 xml:space="preserve">Esta distribución del proyecto sería válida para un recurso 8hs </w:t>
      </w:r>
      <w:r w:rsidR="00AB5362" w:rsidRPr="00EF2DE8">
        <w:rPr>
          <w:rFonts w:ascii="Verdana" w:eastAsia="Times New Roman" w:hAnsi="Verdana" w:cs="Times New Roman"/>
          <w:color w:val="000000"/>
          <w:sz w:val="20"/>
          <w:szCs w:val="20"/>
          <w:lang w:val="es-AR"/>
        </w:rPr>
        <w:t>full time</w:t>
      </w:r>
      <w:r w:rsidRPr="00EF2DE8">
        <w:rPr>
          <w:rFonts w:ascii="Verdana" w:eastAsia="Times New Roman" w:hAnsi="Verdana" w:cs="Times New Roman"/>
          <w:color w:val="000000"/>
          <w:sz w:val="20"/>
          <w:szCs w:val="20"/>
          <w:lang w:val="es-AR"/>
        </w:rPr>
        <w:t xml:space="preserve"> de lunes a viernes. Pero como la disponibilidad con la que se cuenta es de apenas 8hs semanales, el Gantt ajustado a estos recursos quedaría expandido en 40/8 = 5 veces, como se muestra a continuación:</w:t>
      </w:r>
    </w:p>
    <w:p w:rsidR="00585E77" w:rsidRPr="00EF2DE8" w:rsidRDefault="00585E77" w:rsidP="00423629">
      <w:pPr>
        <w:shd w:val="clear" w:color="auto" w:fill="FFFFFF"/>
        <w:spacing w:after="0" w:line="240" w:lineRule="auto"/>
        <w:rPr>
          <w:rFonts w:ascii="Verdana" w:eastAsia="Times New Roman" w:hAnsi="Verdana" w:cs="Times New Roman"/>
          <w:color w:val="000000"/>
          <w:sz w:val="20"/>
          <w:szCs w:val="20"/>
          <w:lang w:val="es-AR"/>
        </w:rPr>
      </w:pPr>
      <w:r w:rsidRPr="00E93095">
        <w:rPr>
          <w:rFonts w:ascii="Verdana" w:eastAsia="Times New Roman" w:hAnsi="Verdana" w:cs="Times New Roman"/>
          <w:noProof/>
          <w:color w:val="000000"/>
          <w:sz w:val="20"/>
          <w:szCs w:val="20"/>
          <w:lang w:bidi="ar-SA"/>
        </w:rPr>
        <w:drawing>
          <wp:inline distT="0" distB="0" distL="0" distR="0" wp14:anchorId="0DC66443" wp14:editId="0F012407">
            <wp:extent cx="5769610" cy="6217920"/>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5769610" cy="6217920"/>
                    </a:xfrm>
                    <a:prstGeom prst="rect">
                      <a:avLst/>
                    </a:prstGeom>
                    <a:noFill/>
                    <a:ln w="9525">
                      <a:noFill/>
                      <a:miter lim="800000"/>
                      <a:headEnd/>
                      <a:tailEnd/>
                    </a:ln>
                  </pic:spPr>
                </pic:pic>
              </a:graphicData>
            </a:graphic>
          </wp:inline>
        </w:drawing>
      </w:r>
    </w:p>
    <w:p w:rsidR="00585E77" w:rsidRPr="00EF2DE8" w:rsidRDefault="00585E77">
      <w:pPr>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br w:type="page"/>
      </w:r>
    </w:p>
    <w:p w:rsidR="00585E77" w:rsidRPr="00EF2DE8" w:rsidRDefault="00585E77" w:rsidP="00423629">
      <w:pPr>
        <w:shd w:val="clear" w:color="auto" w:fill="FFFFFF"/>
        <w:spacing w:after="0" w:line="240" w:lineRule="auto"/>
        <w:rPr>
          <w:rFonts w:ascii="Verdana" w:eastAsia="Times New Roman" w:hAnsi="Verdana" w:cs="Times New Roman"/>
          <w:color w:val="000000"/>
          <w:sz w:val="20"/>
          <w:szCs w:val="20"/>
          <w:lang w:val="es-AR"/>
        </w:rPr>
      </w:pPr>
      <w:r w:rsidRPr="00E93095">
        <w:rPr>
          <w:rFonts w:ascii="Verdana" w:eastAsia="Times New Roman" w:hAnsi="Verdana" w:cs="Times New Roman"/>
          <w:noProof/>
          <w:color w:val="000000"/>
          <w:sz w:val="20"/>
          <w:szCs w:val="20"/>
          <w:lang w:bidi="ar-SA"/>
        </w:rPr>
        <w:drawing>
          <wp:inline distT="0" distB="0" distL="0" distR="0" wp14:anchorId="39CFD12C" wp14:editId="74985A66">
            <wp:extent cx="3748278" cy="8132945"/>
            <wp:effectExtent l="19050" t="0" r="4572" b="0"/>
            <wp:docPr id="20" name="Picture 20" descr="D:\Documents\My Dropbox\Documents\UAI\SAP\ganttaju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ocuments\My Dropbox\Documents\UAI\SAP\ganttajustado.png"/>
                    <pic:cNvPicPr>
                      <a:picLocks noChangeAspect="1" noChangeArrowheads="1"/>
                    </pic:cNvPicPr>
                  </pic:nvPicPr>
                  <pic:blipFill>
                    <a:blip r:embed="rId44" cstate="print"/>
                    <a:srcRect b="10679"/>
                    <a:stretch>
                      <a:fillRect/>
                    </a:stretch>
                  </pic:blipFill>
                  <pic:spPr bwMode="auto">
                    <a:xfrm>
                      <a:off x="0" y="0"/>
                      <a:ext cx="3748278" cy="8132945"/>
                    </a:xfrm>
                    <a:prstGeom prst="rect">
                      <a:avLst/>
                    </a:prstGeom>
                    <a:noFill/>
                    <a:ln w="9525">
                      <a:noFill/>
                      <a:miter lim="800000"/>
                      <a:headEnd/>
                      <a:tailEnd/>
                    </a:ln>
                  </pic:spPr>
                </pic:pic>
              </a:graphicData>
            </a:graphic>
          </wp:inline>
        </w:drawing>
      </w:r>
    </w:p>
    <w:p w:rsidR="00585E77" w:rsidRPr="00EF2DE8" w:rsidRDefault="00585E77" w:rsidP="00423629">
      <w:pPr>
        <w:shd w:val="clear" w:color="auto" w:fill="FFFFFF"/>
        <w:spacing w:after="0" w:line="240" w:lineRule="auto"/>
        <w:rPr>
          <w:rFonts w:ascii="Verdana" w:eastAsia="Times New Roman" w:hAnsi="Verdana" w:cs="Times New Roman"/>
          <w:color w:val="000000"/>
          <w:sz w:val="20"/>
          <w:szCs w:val="20"/>
          <w:lang w:val="es-AR"/>
        </w:rPr>
      </w:pPr>
      <w:r w:rsidRPr="00EF2DE8">
        <w:rPr>
          <w:rFonts w:ascii="Verdana" w:eastAsia="Times New Roman" w:hAnsi="Verdana" w:cs="Times New Roman"/>
          <w:color w:val="000000"/>
          <w:sz w:val="20"/>
          <w:szCs w:val="20"/>
          <w:lang w:val="es-AR"/>
        </w:rPr>
        <w:t xml:space="preserve">Podemos ver que la fecha de finalización estimada para el mismo es el </w:t>
      </w:r>
      <w:r w:rsidRPr="00EF2DE8">
        <w:rPr>
          <w:rFonts w:ascii="Verdana" w:eastAsia="Times New Roman" w:hAnsi="Verdana" w:cs="Times New Roman"/>
          <w:b/>
          <w:color w:val="FF0000"/>
          <w:sz w:val="20"/>
          <w:szCs w:val="20"/>
          <w:lang w:val="es-AR"/>
        </w:rPr>
        <w:t>14/6/11.</w:t>
      </w:r>
    </w:p>
    <w:p w:rsidR="0050695F" w:rsidRPr="00EF2DE8" w:rsidRDefault="008F060E" w:rsidP="008F060E">
      <w:pPr>
        <w:pStyle w:val="Heading2"/>
        <w:rPr>
          <w:rFonts w:eastAsia="Times New Roman"/>
          <w:b/>
          <w:bCs/>
          <w:lang w:val="es-AR"/>
        </w:rPr>
      </w:pPr>
      <w:bookmarkStart w:id="658" w:name="_Toc267380898"/>
      <w:r w:rsidRPr="00EF2DE8">
        <w:rPr>
          <w:rFonts w:eastAsia="Times New Roman"/>
          <w:lang w:val="es-AR"/>
        </w:rPr>
        <w:t xml:space="preserve">8.5 - </w:t>
      </w:r>
      <w:r w:rsidR="0050695F" w:rsidRPr="00EF2DE8">
        <w:rPr>
          <w:rFonts w:eastAsia="Times New Roman"/>
          <w:b/>
          <w:bCs/>
          <w:lang w:val="es-AR"/>
        </w:rPr>
        <w:t>Costo Del Sistema</w:t>
      </w:r>
      <w:bookmarkEnd w:id="658"/>
    </w:p>
    <w:p w:rsidR="00E34429" w:rsidRPr="00EF2DE8" w:rsidRDefault="00E34429" w:rsidP="00E34429">
      <w:pPr>
        <w:rPr>
          <w:rFonts w:eastAsia="Times New Roman"/>
          <w:lang w:val="es-AR"/>
        </w:rPr>
      </w:pPr>
      <w:r w:rsidRPr="00EF2DE8">
        <w:rPr>
          <w:rFonts w:eastAsia="Times New Roman"/>
          <w:lang w:val="es-AR"/>
        </w:rPr>
        <w:t>Mediante esta metodología obtuvimos que el costo del desarrollo es de $26.000 pesos y requiere un esfuerzo de 520hs hombre.</w:t>
      </w:r>
    </w:p>
    <w:p w:rsidR="00E34429" w:rsidRPr="00EF2DE8" w:rsidRDefault="00E34429" w:rsidP="00E34429">
      <w:pPr>
        <w:rPr>
          <w:rFonts w:eastAsia="Times New Roman"/>
          <w:lang w:val="es-AR"/>
        </w:rPr>
      </w:pPr>
      <w:r w:rsidRPr="00EF2DE8">
        <w:rPr>
          <w:rFonts w:eastAsia="Times New Roman"/>
          <w:lang w:val="es-AR"/>
        </w:rPr>
        <w:t>Tomando los valores estándar del mercado que figuran en dicho artículo el esfuerzo y costo total del proyecto es:</w:t>
      </w:r>
    </w:p>
    <w:tbl>
      <w:tblPr>
        <w:tblStyle w:val="TableGrid"/>
        <w:tblW w:w="0" w:type="auto"/>
        <w:tblLook w:val="04A0" w:firstRow="1" w:lastRow="0" w:firstColumn="1" w:lastColumn="0" w:noHBand="0" w:noVBand="1"/>
      </w:tblPr>
      <w:tblGrid>
        <w:gridCol w:w="2385"/>
        <w:gridCol w:w="2383"/>
        <w:gridCol w:w="3481"/>
        <w:gridCol w:w="1327"/>
      </w:tblGrid>
      <w:tr w:rsidR="00E34429" w:rsidRPr="00E93095" w:rsidTr="00245E2D">
        <w:tc>
          <w:tcPr>
            <w:tcW w:w="2394" w:type="dxa"/>
          </w:tcPr>
          <w:p w:rsidR="00E34429" w:rsidRPr="00EF2DE8" w:rsidRDefault="00E34429" w:rsidP="00245E2D">
            <w:pPr>
              <w:shd w:val="clear" w:color="auto" w:fill="FFFFFF"/>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Actividad</w:t>
            </w:r>
          </w:p>
        </w:tc>
        <w:tc>
          <w:tcPr>
            <w:tcW w:w="2394" w:type="dxa"/>
          </w:tcPr>
          <w:p w:rsidR="00E34429" w:rsidRPr="00EF2DE8" w:rsidRDefault="00E34429" w:rsidP="00245E2D">
            <w:pPr>
              <w:shd w:val="clear" w:color="auto" w:fill="FFFFFF"/>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Porcentaje De Esfuerzo</w:t>
            </w:r>
          </w:p>
        </w:tc>
        <w:tc>
          <w:tcPr>
            <w:tcW w:w="3510" w:type="dxa"/>
          </w:tcPr>
          <w:p w:rsidR="00E34429" w:rsidRPr="00EF2DE8" w:rsidRDefault="00E34429" w:rsidP="00245E2D">
            <w:pPr>
              <w:shd w:val="clear" w:color="auto" w:fill="FFFFFF"/>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Horas</w:t>
            </w:r>
          </w:p>
        </w:tc>
        <w:tc>
          <w:tcPr>
            <w:tcW w:w="1278" w:type="dxa"/>
          </w:tcPr>
          <w:p w:rsidR="00E34429" w:rsidRPr="00EF2DE8" w:rsidRDefault="00E34429" w:rsidP="00245E2D">
            <w:pPr>
              <w:shd w:val="clear" w:color="auto" w:fill="FFFFFF"/>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Costo</w:t>
            </w:r>
          </w:p>
        </w:tc>
      </w:tr>
      <w:tr w:rsidR="00E34429" w:rsidRPr="00E93095" w:rsidTr="00245E2D">
        <w:tc>
          <w:tcPr>
            <w:tcW w:w="2394" w:type="dxa"/>
          </w:tcPr>
          <w:p w:rsidR="00E34429" w:rsidRPr="00EF2DE8" w:rsidRDefault="00E34429" w:rsidP="00245E2D">
            <w:pPr>
              <w:rPr>
                <w:rFonts w:eastAsia="Times New Roman"/>
                <w:lang w:val="es-AR"/>
              </w:rPr>
            </w:pPr>
            <w:r w:rsidRPr="00EF2DE8">
              <w:rPr>
                <w:rFonts w:eastAsia="Times New Roman"/>
                <w:lang w:val="es-AR"/>
              </w:rPr>
              <w:t>Análisis</w:t>
            </w:r>
          </w:p>
        </w:tc>
        <w:tc>
          <w:tcPr>
            <w:tcW w:w="2394" w:type="dxa"/>
          </w:tcPr>
          <w:p w:rsidR="00E34429" w:rsidRPr="00EF2DE8" w:rsidRDefault="00E34429" w:rsidP="00245E2D">
            <w:pPr>
              <w:jc w:val="right"/>
              <w:rPr>
                <w:rFonts w:eastAsia="Times New Roman"/>
                <w:lang w:val="es-AR"/>
              </w:rPr>
            </w:pPr>
            <w:r w:rsidRPr="00EF2DE8">
              <w:rPr>
                <w:rFonts w:eastAsia="Times New Roman"/>
                <w:lang w:val="es-AR"/>
              </w:rPr>
              <w:t>10%</w:t>
            </w:r>
          </w:p>
        </w:tc>
        <w:tc>
          <w:tcPr>
            <w:tcW w:w="3510" w:type="dxa"/>
          </w:tcPr>
          <w:p w:rsidR="00E34429" w:rsidRPr="00EF2DE8" w:rsidRDefault="00E34429" w:rsidP="00245E2D">
            <w:pPr>
              <w:jc w:val="right"/>
              <w:rPr>
                <w:rFonts w:eastAsia="Times New Roman"/>
                <w:lang w:val="es-AR"/>
              </w:rPr>
            </w:pPr>
            <w:r w:rsidRPr="00EF2DE8">
              <w:rPr>
                <w:rFonts w:eastAsia="Times New Roman"/>
                <w:lang w:val="es-AR"/>
              </w:rPr>
              <w:t>130</w:t>
            </w:r>
          </w:p>
        </w:tc>
        <w:tc>
          <w:tcPr>
            <w:tcW w:w="1278" w:type="dxa"/>
          </w:tcPr>
          <w:p w:rsidR="00E34429" w:rsidRPr="00EF2DE8" w:rsidRDefault="00E34429" w:rsidP="00245E2D">
            <w:pPr>
              <w:jc w:val="right"/>
              <w:rPr>
                <w:rFonts w:eastAsia="Times New Roman"/>
                <w:lang w:val="es-AR"/>
              </w:rPr>
            </w:pPr>
            <w:r w:rsidRPr="00EF2DE8">
              <w:rPr>
                <w:rFonts w:eastAsia="Times New Roman"/>
                <w:lang w:val="es-AR"/>
              </w:rPr>
              <w:t>$6.500</w:t>
            </w:r>
          </w:p>
        </w:tc>
      </w:tr>
      <w:tr w:rsidR="00E34429" w:rsidRPr="00E93095" w:rsidTr="00245E2D">
        <w:tc>
          <w:tcPr>
            <w:tcW w:w="2394" w:type="dxa"/>
          </w:tcPr>
          <w:p w:rsidR="00E34429" w:rsidRPr="00EF2DE8" w:rsidRDefault="00E34429" w:rsidP="00245E2D">
            <w:pPr>
              <w:rPr>
                <w:rFonts w:eastAsia="Times New Roman"/>
                <w:lang w:val="es-AR"/>
              </w:rPr>
            </w:pPr>
            <w:r w:rsidRPr="00EF2DE8">
              <w:rPr>
                <w:rFonts w:eastAsia="Times New Roman"/>
                <w:lang w:val="es-AR"/>
              </w:rPr>
              <w:t>Diseño</w:t>
            </w:r>
          </w:p>
        </w:tc>
        <w:tc>
          <w:tcPr>
            <w:tcW w:w="2394" w:type="dxa"/>
          </w:tcPr>
          <w:p w:rsidR="00E34429" w:rsidRPr="00EF2DE8" w:rsidRDefault="00E34429" w:rsidP="00245E2D">
            <w:pPr>
              <w:jc w:val="right"/>
              <w:rPr>
                <w:rFonts w:eastAsia="Times New Roman"/>
                <w:lang w:val="es-AR"/>
              </w:rPr>
            </w:pPr>
            <w:r w:rsidRPr="00EF2DE8">
              <w:rPr>
                <w:rFonts w:eastAsia="Times New Roman"/>
                <w:lang w:val="es-AR"/>
              </w:rPr>
              <w:t>20%</w:t>
            </w:r>
          </w:p>
        </w:tc>
        <w:tc>
          <w:tcPr>
            <w:tcW w:w="3510" w:type="dxa"/>
          </w:tcPr>
          <w:p w:rsidR="00E34429" w:rsidRPr="00EF2DE8" w:rsidRDefault="00E34429" w:rsidP="00245E2D">
            <w:pPr>
              <w:jc w:val="right"/>
              <w:rPr>
                <w:rFonts w:eastAsia="Times New Roman"/>
                <w:lang w:val="es-AR"/>
              </w:rPr>
            </w:pPr>
            <w:r w:rsidRPr="00EF2DE8">
              <w:rPr>
                <w:rFonts w:eastAsia="Times New Roman"/>
                <w:lang w:val="es-AR"/>
              </w:rPr>
              <w:t>260</w:t>
            </w:r>
          </w:p>
        </w:tc>
        <w:tc>
          <w:tcPr>
            <w:tcW w:w="1278" w:type="dxa"/>
          </w:tcPr>
          <w:p w:rsidR="00E34429" w:rsidRPr="00EF2DE8" w:rsidRDefault="00E34429" w:rsidP="00245E2D">
            <w:pPr>
              <w:jc w:val="right"/>
              <w:rPr>
                <w:rFonts w:eastAsia="Times New Roman"/>
                <w:lang w:val="es-AR"/>
              </w:rPr>
            </w:pPr>
            <w:r w:rsidRPr="00EF2DE8">
              <w:rPr>
                <w:rFonts w:eastAsia="Times New Roman"/>
                <w:lang w:val="es-AR"/>
              </w:rPr>
              <w:t>$13.000</w:t>
            </w:r>
          </w:p>
        </w:tc>
      </w:tr>
      <w:tr w:rsidR="00E34429" w:rsidRPr="00E93095" w:rsidTr="00245E2D">
        <w:tc>
          <w:tcPr>
            <w:tcW w:w="2394" w:type="dxa"/>
          </w:tcPr>
          <w:p w:rsidR="00E34429" w:rsidRPr="00EF2DE8" w:rsidRDefault="00E34429" w:rsidP="00245E2D">
            <w:pPr>
              <w:rPr>
                <w:rFonts w:eastAsia="Times New Roman"/>
                <w:lang w:val="es-AR"/>
              </w:rPr>
            </w:pPr>
            <w:r w:rsidRPr="00EF2DE8">
              <w:rPr>
                <w:rFonts w:eastAsia="Times New Roman"/>
                <w:lang w:val="es-AR"/>
              </w:rPr>
              <w:t>Programación</w:t>
            </w:r>
          </w:p>
        </w:tc>
        <w:tc>
          <w:tcPr>
            <w:tcW w:w="2394" w:type="dxa"/>
          </w:tcPr>
          <w:p w:rsidR="00E34429" w:rsidRPr="00EF2DE8" w:rsidRDefault="00E34429" w:rsidP="00245E2D">
            <w:pPr>
              <w:jc w:val="right"/>
              <w:rPr>
                <w:rFonts w:eastAsia="Times New Roman"/>
                <w:lang w:val="es-AR"/>
              </w:rPr>
            </w:pPr>
            <w:r w:rsidRPr="00EF2DE8">
              <w:rPr>
                <w:rFonts w:eastAsia="Times New Roman"/>
                <w:lang w:val="es-AR"/>
              </w:rPr>
              <w:t>40%</w:t>
            </w:r>
          </w:p>
        </w:tc>
        <w:tc>
          <w:tcPr>
            <w:tcW w:w="3510" w:type="dxa"/>
          </w:tcPr>
          <w:p w:rsidR="00E34429" w:rsidRPr="00EF2DE8" w:rsidRDefault="00E34429" w:rsidP="00245E2D">
            <w:pPr>
              <w:jc w:val="right"/>
              <w:rPr>
                <w:rFonts w:eastAsia="Times New Roman"/>
                <w:lang w:val="es-AR"/>
              </w:rPr>
            </w:pPr>
            <w:r w:rsidRPr="00EF2DE8">
              <w:rPr>
                <w:rFonts w:eastAsia="Times New Roman"/>
                <w:lang w:val="es-AR"/>
              </w:rPr>
              <w:t>520</w:t>
            </w:r>
          </w:p>
        </w:tc>
        <w:tc>
          <w:tcPr>
            <w:tcW w:w="1278" w:type="dxa"/>
          </w:tcPr>
          <w:p w:rsidR="00E34429" w:rsidRPr="00EF2DE8" w:rsidRDefault="00E34429" w:rsidP="00245E2D">
            <w:pPr>
              <w:jc w:val="right"/>
              <w:rPr>
                <w:rFonts w:eastAsia="Times New Roman"/>
                <w:lang w:val="es-AR"/>
              </w:rPr>
            </w:pPr>
            <w:r w:rsidRPr="00EF2DE8">
              <w:rPr>
                <w:rFonts w:eastAsia="Times New Roman"/>
                <w:lang w:val="es-AR"/>
              </w:rPr>
              <w:t>$26.000</w:t>
            </w:r>
          </w:p>
        </w:tc>
      </w:tr>
      <w:tr w:rsidR="00E34429" w:rsidRPr="00E93095" w:rsidTr="00245E2D">
        <w:tc>
          <w:tcPr>
            <w:tcW w:w="2394" w:type="dxa"/>
          </w:tcPr>
          <w:p w:rsidR="00E34429" w:rsidRPr="00EF2DE8" w:rsidRDefault="00E34429" w:rsidP="00245E2D">
            <w:pPr>
              <w:rPr>
                <w:rFonts w:eastAsia="Times New Roman"/>
                <w:lang w:val="es-AR"/>
              </w:rPr>
            </w:pPr>
            <w:r w:rsidRPr="00EF2DE8">
              <w:rPr>
                <w:rFonts w:eastAsia="Times New Roman"/>
                <w:lang w:val="es-AR"/>
              </w:rPr>
              <w:t>Pruebas</w:t>
            </w:r>
          </w:p>
        </w:tc>
        <w:tc>
          <w:tcPr>
            <w:tcW w:w="2394" w:type="dxa"/>
          </w:tcPr>
          <w:p w:rsidR="00E34429" w:rsidRPr="00EF2DE8" w:rsidRDefault="00E34429" w:rsidP="00245E2D">
            <w:pPr>
              <w:jc w:val="right"/>
              <w:rPr>
                <w:rFonts w:eastAsia="Times New Roman"/>
                <w:lang w:val="es-AR"/>
              </w:rPr>
            </w:pPr>
            <w:r w:rsidRPr="00EF2DE8">
              <w:rPr>
                <w:rFonts w:eastAsia="Times New Roman"/>
                <w:lang w:val="es-AR"/>
              </w:rPr>
              <w:t>15%</w:t>
            </w:r>
          </w:p>
        </w:tc>
        <w:tc>
          <w:tcPr>
            <w:tcW w:w="3510" w:type="dxa"/>
          </w:tcPr>
          <w:p w:rsidR="00E34429" w:rsidRPr="00EF2DE8" w:rsidRDefault="00E34429" w:rsidP="00245E2D">
            <w:pPr>
              <w:jc w:val="right"/>
              <w:rPr>
                <w:rFonts w:eastAsia="Times New Roman"/>
                <w:lang w:val="es-AR"/>
              </w:rPr>
            </w:pPr>
            <w:r w:rsidRPr="00EF2DE8">
              <w:rPr>
                <w:rFonts w:eastAsia="Times New Roman"/>
                <w:lang w:val="es-AR"/>
              </w:rPr>
              <w:t>195</w:t>
            </w:r>
          </w:p>
        </w:tc>
        <w:tc>
          <w:tcPr>
            <w:tcW w:w="1278" w:type="dxa"/>
          </w:tcPr>
          <w:p w:rsidR="00E34429" w:rsidRPr="00EF2DE8" w:rsidRDefault="00E34429" w:rsidP="00245E2D">
            <w:pPr>
              <w:jc w:val="right"/>
              <w:rPr>
                <w:rFonts w:eastAsia="Times New Roman"/>
                <w:lang w:val="es-AR"/>
              </w:rPr>
            </w:pPr>
            <w:r w:rsidRPr="00EF2DE8">
              <w:rPr>
                <w:rFonts w:eastAsia="Times New Roman"/>
                <w:lang w:val="es-AR"/>
              </w:rPr>
              <w:t>$9.750</w:t>
            </w:r>
          </w:p>
        </w:tc>
      </w:tr>
      <w:tr w:rsidR="00E34429" w:rsidRPr="00E93095" w:rsidTr="00245E2D">
        <w:tc>
          <w:tcPr>
            <w:tcW w:w="2394" w:type="dxa"/>
          </w:tcPr>
          <w:p w:rsidR="00E34429" w:rsidRPr="00EF2DE8" w:rsidRDefault="00E34429" w:rsidP="00245E2D">
            <w:pPr>
              <w:rPr>
                <w:rFonts w:eastAsia="Times New Roman"/>
                <w:lang w:val="es-AR"/>
              </w:rPr>
            </w:pPr>
            <w:r w:rsidRPr="00EF2DE8">
              <w:rPr>
                <w:rFonts w:eastAsia="Times New Roman"/>
                <w:lang w:val="es-AR"/>
              </w:rPr>
              <w:t>Sobrecarga</w:t>
            </w:r>
          </w:p>
        </w:tc>
        <w:tc>
          <w:tcPr>
            <w:tcW w:w="2394" w:type="dxa"/>
          </w:tcPr>
          <w:p w:rsidR="00E34429" w:rsidRPr="00EF2DE8" w:rsidRDefault="00E34429" w:rsidP="00245E2D">
            <w:pPr>
              <w:jc w:val="right"/>
              <w:rPr>
                <w:rFonts w:eastAsia="Times New Roman"/>
                <w:lang w:val="es-AR"/>
              </w:rPr>
            </w:pPr>
            <w:r w:rsidRPr="00EF2DE8">
              <w:rPr>
                <w:rFonts w:eastAsia="Times New Roman"/>
                <w:lang w:val="es-AR"/>
              </w:rPr>
              <w:t>15%</w:t>
            </w:r>
          </w:p>
        </w:tc>
        <w:tc>
          <w:tcPr>
            <w:tcW w:w="3510" w:type="dxa"/>
          </w:tcPr>
          <w:p w:rsidR="00E34429" w:rsidRPr="00EF2DE8" w:rsidRDefault="00E34429" w:rsidP="00245E2D">
            <w:pPr>
              <w:jc w:val="right"/>
              <w:rPr>
                <w:rFonts w:eastAsia="Times New Roman"/>
                <w:lang w:val="es-AR"/>
              </w:rPr>
            </w:pPr>
            <w:r w:rsidRPr="00EF2DE8">
              <w:rPr>
                <w:rFonts w:eastAsia="Times New Roman"/>
                <w:lang w:val="es-AR"/>
              </w:rPr>
              <w:t>195</w:t>
            </w:r>
          </w:p>
        </w:tc>
        <w:tc>
          <w:tcPr>
            <w:tcW w:w="1278" w:type="dxa"/>
          </w:tcPr>
          <w:p w:rsidR="00E34429" w:rsidRPr="00EF2DE8" w:rsidRDefault="00E34429" w:rsidP="00245E2D">
            <w:pPr>
              <w:jc w:val="right"/>
              <w:rPr>
                <w:rFonts w:eastAsia="Times New Roman"/>
                <w:lang w:val="es-AR"/>
              </w:rPr>
            </w:pPr>
            <w:r w:rsidRPr="00EF2DE8">
              <w:rPr>
                <w:rFonts w:eastAsia="Times New Roman"/>
                <w:lang w:val="es-AR"/>
              </w:rPr>
              <w:t>$9.750</w:t>
            </w:r>
          </w:p>
        </w:tc>
      </w:tr>
      <w:tr w:rsidR="00E34429" w:rsidRPr="00E93095" w:rsidTr="00245E2D">
        <w:tc>
          <w:tcPr>
            <w:tcW w:w="2394" w:type="dxa"/>
          </w:tcPr>
          <w:p w:rsidR="00E34429" w:rsidRPr="00EF2DE8" w:rsidRDefault="00E34429" w:rsidP="00245E2D">
            <w:pPr>
              <w:shd w:val="clear" w:color="auto" w:fill="FFFFFF"/>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TOTAL</w:t>
            </w:r>
          </w:p>
        </w:tc>
        <w:tc>
          <w:tcPr>
            <w:tcW w:w="2394" w:type="dxa"/>
          </w:tcPr>
          <w:p w:rsidR="00E34429" w:rsidRPr="00EF2DE8" w:rsidRDefault="00E34429" w:rsidP="00245E2D">
            <w:pPr>
              <w:shd w:val="clear" w:color="auto" w:fill="FFFFFF"/>
              <w:jc w:val="right"/>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100%</w:t>
            </w:r>
          </w:p>
        </w:tc>
        <w:tc>
          <w:tcPr>
            <w:tcW w:w="3510" w:type="dxa"/>
          </w:tcPr>
          <w:p w:rsidR="00E34429" w:rsidRPr="00EF2DE8" w:rsidRDefault="00E34429" w:rsidP="00245E2D">
            <w:pPr>
              <w:shd w:val="clear" w:color="auto" w:fill="FFFFFF"/>
              <w:jc w:val="right"/>
              <w:rPr>
                <w:rFonts w:ascii="Verdana" w:eastAsia="Times New Roman" w:hAnsi="Verdana" w:cs="Times New Roman"/>
                <w:b/>
                <w:bCs/>
                <w:color w:val="000000"/>
                <w:sz w:val="20"/>
                <w:szCs w:val="20"/>
                <w:lang w:val="es-AR"/>
              </w:rPr>
            </w:pPr>
            <w:r w:rsidRPr="00EF2DE8">
              <w:rPr>
                <w:rFonts w:ascii="Verdana" w:eastAsia="Times New Roman" w:hAnsi="Verdana" w:cs="Times New Roman"/>
                <w:b/>
                <w:bCs/>
                <w:color w:val="000000"/>
                <w:sz w:val="20"/>
                <w:szCs w:val="20"/>
                <w:lang w:val="es-AR"/>
              </w:rPr>
              <w:t>1300</w:t>
            </w:r>
          </w:p>
        </w:tc>
        <w:tc>
          <w:tcPr>
            <w:tcW w:w="1278" w:type="dxa"/>
          </w:tcPr>
          <w:p w:rsidR="00E34429" w:rsidRPr="00EF2DE8" w:rsidRDefault="00E34429" w:rsidP="00245E2D">
            <w:pPr>
              <w:shd w:val="clear" w:color="auto" w:fill="FFFFFF"/>
              <w:jc w:val="right"/>
              <w:rPr>
                <w:rFonts w:ascii="Verdana" w:eastAsia="Times New Roman" w:hAnsi="Verdana" w:cs="Times New Roman"/>
                <w:b/>
                <w:bCs/>
                <w:color w:val="FF0000"/>
                <w:sz w:val="24"/>
                <w:szCs w:val="20"/>
                <w:lang w:val="es-AR"/>
              </w:rPr>
            </w:pPr>
            <w:r w:rsidRPr="00EF2DE8">
              <w:rPr>
                <w:rFonts w:ascii="Verdana" w:eastAsia="Times New Roman" w:hAnsi="Verdana" w:cs="Times New Roman"/>
                <w:b/>
                <w:bCs/>
                <w:color w:val="FF0000"/>
                <w:sz w:val="24"/>
                <w:szCs w:val="20"/>
                <w:lang w:val="es-AR"/>
              </w:rPr>
              <w:t>$65.000</w:t>
            </w:r>
          </w:p>
        </w:tc>
      </w:tr>
    </w:tbl>
    <w:p w:rsidR="0050695F" w:rsidRPr="00EF2DE8" w:rsidRDefault="0050695F" w:rsidP="0050695F">
      <w:pPr>
        <w:shd w:val="clear" w:color="auto" w:fill="FFFFFF"/>
        <w:spacing w:line="240" w:lineRule="auto"/>
        <w:rPr>
          <w:rFonts w:ascii="Verdana" w:eastAsia="Times New Roman" w:hAnsi="Verdana" w:cs="Times New Roman"/>
          <w:color w:val="000000"/>
          <w:sz w:val="20"/>
          <w:szCs w:val="20"/>
          <w:lang w:val="es-AR"/>
        </w:rPr>
      </w:pPr>
    </w:p>
    <w:p w:rsidR="00145D4E" w:rsidRPr="00EF2DE8" w:rsidRDefault="008F060E" w:rsidP="008F060E">
      <w:pPr>
        <w:pStyle w:val="Heading2"/>
        <w:rPr>
          <w:lang w:val="es-AR"/>
        </w:rPr>
      </w:pPr>
      <w:bookmarkStart w:id="659" w:name="_Toc267380899"/>
      <w:r w:rsidRPr="00EF2DE8">
        <w:rPr>
          <w:lang w:val="es-AR"/>
        </w:rPr>
        <w:t>8.6 – Forma De Pago</w:t>
      </w:r>
      <w:bookmarkEnd w:id="659"/>
    </w:p>
    <w:p w:rsidR="008F060E" w:rsidRPr="00EF2DE8" w:rsidRDefault="008F060E" w:rsidP="008F060E">
      <w:pPr>
        <w:rPr>
          <w:lang w:val="es-AR"/>
        </w:rPr>
      </w:pPr>
      <w:r w:rsidRPr="00EF2DE8">
        <w:rPr>
          <w:lang w:val="es-AR"/>
        </w:rPr>
        <w:t xml:space="preserve">El sistema se abonará en tres instancias que corresponderán al 30%, 20% y 50% del total de $65.000. </w:t>
      </w:r>
    </w:p>
    <w:p w:rsidR="008F060E" w:rsidRPr="00EF2DE8" w:rsidRDefault="008F060E" w:rsidP="008F060E">
      <w:pPr>
        <w:pStyle w:val="ListParagraph"/>
        <w:numPr>
          <w:ilvl w:val="0"/>
          <w:numId w:val="11"/>
        </w:numPr>
        <w:rPr>
          <w:lang w:val="es-AR"/>
        </w:rPr>
      </w:pPr>
      <w:r w:rsidRPr="00EF2DE8">
        <w:rPr>
          <w:lang w:val="es-AR"/>
        </w:rPr>
        <w:t>El primer pago correspondiente a una suma de $19.500 (diecinueve mil quinientos) pesos argentinos se deberá efectuar el día 27/04/10.</w:t>
      </w:r>
    </w:p>
    <w:p w:rsidR="008F060E" w:rsidRPr="00EF2DE8" w:rsidRDefault="008F060E" w:rsidP="008F060E">
      <w:pPr>
        <w:pStyle w:val="ListParagraph"/>
        <w:numPr>
          <w:ilvl w:val="0"/>
          <w:numId w:val="11"/>
        </w:numPr>
        <w:rPr>
          <w:lang w:val="es-AR"/>
        </w:rPr>
      </w:pPr>
      <w:r w:rsidRPr="00EF2DE8">
        <w:rPr>
          <w:lang w:val="es-AR"/>
        </w:rPr>
        <w:t>El segundo pago correspondiente a una suma de $13.000 (trece mil) pesos argentinos se deberá efectuar el día 17/08/10.</w:t>
      </w:r>
    </w:p>
    <w:p w:rsidR="008F060E" w:rsidRPr="00EF2DE8" w:rsidRDefault="008F060E" w:rsidP="008F060E">
      <w:pPr>
        <w:pStyle w:val="ListParagraph"/>
        <w:numPr>
          <w:ilvl w:val="0"/>
          <w:numId w:val="11"/>
        </w:numPr>
        <w:rPr>
          <w:lang w:val="es-AR"/>
        </w:rPr>
      </w:pPr>
      <w:r w:rsidRPr="00EF2DE8">
        <w:rPr>
          <w:lang w:val="es-AR"/>
        </w:rPr>
        <w:t>Y finalmente el tercer pago correspondiente a una suma de $32.500 (treinta y dos mil quinientos) pesos argentinos se deberá efectuar el día 04/05/11, previa puesta en producción del sistema. Hasta que dicho pago no sea acreditado, no se hará la implementación de la solución.</w:t>
      </w:r>
    </w:p>
    <w:p w:rsidR="008F060E" w:rsidRPr="00EF2DE8" w:rsidRDefault="008F060E" w:rsidP="008F060E">
      <w:pPr>
        <w:rPr>
          <w:lang w:val="es-AR"/>
        </w:rPr>
      </w:pPr>
      <w:r w:rsidRPr="00EF2DE8">
        <w:rPr>
          <w:lang w:val="es-AR"/>
        </w:rPr>
        <w:t xml:space="preserve">Ante un eventual atraso se aplicará al valor de la cuota correspondiente al mes de atraso un interés del 3% durante </w:t>
      </w:r>
      <w:r w:rsidR="00346D32" w:rsidRPr="00EF2DE8">
        <w:rPr>
          <w:lang w:val="es-AR"/>
        </w:rPr>
        <w:t>los primeros 10 (diez) días</w:t>
      </w:r>
      <w:r w:rsidRPr="00EF2DE8">
        <w:rPr>
          <w:lang w:val="es-AR"/>
        </w:rPr>
        <w:t xml:space="preserve">. En caso de producir un atraso mayor se procederá a cobrar un interés del </w:t>
      </w:r>
      <w:r w:rsidR="00346D32" w:rsidRPr="00EF2DE8">
        <w:rPr>
          <w:lang w:val="es-AR"/>
        </w:rPr>
        <w:t>4</w:t>
      </w:r>
      <w:r w:rsidRPr="00EF2DE8">
        <w:rPr>
          <w:lang w:val="es-AR"/>
        </w:rPr>
        <w:t xml:space="preserve">% </w:t>
      </w:r>
      <w:r w:rsidR="00346D32" w:rsidRPr="00EF2DE8">
        <w:rPr>
          <w:lang w:val="es-AR"/>
        </w:rPr>
        <w:t xml:space="preserve">diario </w:t>
      </w:r>
      <w:r w:rsidRPr="00EF2DE8">
        <w:rPr>
          <w:lang w:val="es-AR"/>
        </w:rPr>
        <w:t>calculado sobre el saldo adeudado.</w:t>
      </w:r>
    </w:p>
    <w:p w:rsidR="00346D32" w:rsidRPr="00EF2DE8" w:rsidRDefault="00346D32" w:rsidP="008F060E">
      <w:pPr>
        <w:rPr>
          <w:lang w:val="es-AR"/>
        </w:rPr>
      </w:pPr>
      <w:r w:rsidRPr="00EF2DE8">
        <w:rPr>
          <w:lang w:val="es-AR"/>
        </w:rPr>
        <w:t>Se podrá abonar los importes anteriormente mencionados mediante cheques no a la orden cruzados o mediante transferencias electrónicas a un CBU que será oportunamente comunicado.</w:t>
      </w:r>
    </w:p>
    <w:sectPr w:rsidR="00346D32" w:rsidRPr="00EF2DE8" w:rsidSect="00AB5362">
      <w:pgSz w:w="12240" w:h="15840"/>
      <w:pgMar w:top="1440" w:right="1440" w:bottom="1440" w:left="1440" w:header="720" w:footer="57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64FF" w:rsidRDefault="003D64FF" w:rsidP="00AB5362">
      <w:pPr>
        <w:spacing w:after="0" w:line="240" w:lineRule="auto"/>
      </w:pPr>
      <w:r>
        <w:separator/>
      </w:r>
    </w:p>
  </w:endnote>
  <w:endnote w:type="continuationSeparator" w:id="0">
    <w:p w:rsidR="003D64FF" w:rsidRDefault="003D64FF" w:rsidP="00AB53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lang w:val="es-AR"/>
      </w:rPr>
      <w:id w:val="-1394888941"/>
      <w:docPartObj>
        <w:docPartGallery w:val="Page Numbers (Bottom of Page)"/>
        <w:docPartUnique/>
      </w:docPartObj>
    </w:sdtPr>
    <w:sdtContent>
      <w:sdt>
        <w:sdtPr>
          <w:rPr>
            <w:lang w:val="es-AR"/>
          </w:rPr>
          <w:id w:val="-807475871"/>
          <w:docPartObj>
            <w:docPartGallery w:val="Page Numbers (Top of Page)"/>
            <w:docPartUnique/>
          </w:docPartObj>
        </w:sdtPr>
        <w:sdtContent>
          <w:p w:rsidR="00DB6E57" w:rsidRPr="00E93095" w:rsidRDefault="00DB6E57" w:rsidP="00AB5362">
            <w:pPr>
              <w:pStyle w:val="Footer"/>
              <w:jc w:val="center"/>
              <w:rPr>
                <w:color w:val="404040" w:themeColor="text1" w:themeTint="BF"/>
                <w:lang w:val="es-AR"/>
              </w:rPr>
            </w:pPr>
            <w:r w:rsidRPr="00E93095">
              <w:rPr>
                <w:color w:val="404040" w:themeColor="text1" w:themeTint="BF"/>
                <w:lang w:val="es-AR"/>
              </w:rPr>
              <w:t xml:space="preserve">Página </w:t>
            </w:r>
            <w:r w:rsidRPr="00E93095">
              <w:rPr>
                <w:b/>
                <w:color w:val="404040" w:themeColor="text1" w:themeTint="BF"/>
                <w:sz w:val="24"/>
                <w:szCs w:val="24"/>
                <w:lang w:val="es-AR"/>
              </w:rPr>
              <w:fldChar w:fldCharType="begin"/>
            </w:r>
            <w:r w:rsidRPr="00E93095">
              <w:rPr>
                <w:b/>
                <w:color w:val="404040" w:themeColor="text1" w:themeTint="BF"/>
                <w:lang w:val="es-AR"/>
              </w:rPr>
              <w:instrText xml:space="preserve"> PAGE </w:instrText>
            </w:r>
            <w:r w:rsidRPr="00E93095">
              <w:rPr>
                <w:b/>
                <w:color w:val="404040" w:themeColor="text1" w:themeTint="BF"/>
                <w:sz w:val="24"/>
                <w:szCs w:val="24"/>
                <w:lang w:val="es-AR"/>
              </w:rPr>
              <w:fldChar w:fldCharType="separate"/>
            </w:r>
            <w:r w:rsidR="00E731D9">
              <w:rPr>
                <w:b/>
                <w:noProof/>
                <w:color w:val="404040" w:themeColor="text1" w:themeTint="BF"/>
                <w:lang w:val="es-AR"/>
              </w:rPr>
              <w:t>39</w:t>
            </w:r>
            <w:r w:rsidRPr="00E93095">
              <w:rPr>
                <w:b/>
                <w:color w:val="404040" w:themeColor="text1" w:themeTint="BF"/>
                <w:sz w:val="24"/>
                <w:szCs w:val="24"/>
                <w:lang w:val="es-AR"/>
              </w:rPr>
              <w:fldChar w:fldCharType="end"/>
            </w:r>
            <w:r w:rsidRPr="00E93095">
              <w:rPr>
                <w:color w:val="404040" w:themeColor="text1" w:themeTint="BF"/>
                <w:lang w:val="es-AR"/>
              </w:rPr>
              <w:t>/</w:t>
            </w:r>
            <w:r w:rsidRPr="00E93095">
              <w:rPr>
                <w:b/>
                <w:color w:val="404040" w:themeColor="text1" w:themeTint="BF"/>
                <w:sz w:val="24"/>
                <w:szCs w:val="24"/>
                <w:lang w:val="es-AR"/>
              </w:rPr>
              <w:fldChar w:fldCharType="begin"/>
            </w:r>
            <w:r w:rsidRPr="00E93095">
              <w:rPr>
                <w:b/>
                <w:color w:val="404040" w:themeColor="text1" w:themeTint="BF"/>
                <w:lang w:val="es-AR"/>
              </w:rPr>
              <w:instrText xml:space="preserve"> NUMPAGES  </w:instrText>
            </w:r>
            <w:r w:rsidRPr="00E93095">
              <w:rPr>
                <w:b/>
                <w:color w:val="404040" w:themeColor="text1" w:themeTint="BF"/>
                <w:sz w:val="24"/>
                <w:szCs w:val="24"/>
                <w:lang w:val="es-AR"/>
              </w:rPr>
              <w:fldChar w:fldCharType="separate"/>
            </w:r>
            <w:r w:rsidR="00E731D9">
              <w:rPr>
                <w:b/>
                <w:noProof/>
                <w:color w:val="404040" w:themeColor="text1" w:themeTint="BF"/>
                <w:lang w:val="es-AR"/>
              </w:rPr>
              <w:t>39</w:t>
            </w:r>
            <w:r w:rsidRPr="00E93095">
              <w:rPr>
                <w:b/>
                <w:color w:val="404040" w:themeColor="text1" w:themeTint="BF"/>
                <w:sz w:val="24"/>
                <w:szCs w:val="24"/>
                <w:lang w:val="es-AR"/>
              </w:rPr>
              <w:fldChar w:fldCharType="end"/>
            </w:r>
          </w:p>
        </w:sdtContent>
      </w:sdt>
    </w:sdtContent>
  </w:sdt>
  <w:p w:rsidR="00DB6E57" w:rsidRPr="00E93095" w:rsidRDefault="00DB6E57" w:rsidP="00AB5362">
    <w:pPr>
      <w:pStyle w:val="Footer"/>
      <w:rPr>
        <w:color w:val="404040" w:themeColor="text1" w:themeTint="BF"/>
        <w:lang w:val="es-A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64FF" w:rsidRDefault="003D64FF" w:rsidP="00AB5362">
      <w:pPr>
        <w:spacing w:after="0" w:line="240" w:lineRule="auto"/>
      </w:pPr>
      <w:r>
        <w:separator/>
      </w:r>
    </w:p>
  </w:footnote>
  <w:footnote w:type="continuationSeparator" w:id="0">
    <w:p w:rsidR="003D64FF" w:rsidRDefault="003D64FF" w:rsidP="00AB5362">
      <w:pPr>
        <w:spacing w:after="0" w:line="240" w:lineRule="auto"/>
      </w:pPr>
      <w:r>
        <w:continuationSeparator/>
      </w:r>
    </w:p>
  </w:footnote>
  <w:footnote w:id="1">
    <w:p w:rsidR="004A4B95" w:rsidRPr="004A4B95" w:rsidRDefault="004A4B95">
      <w:pPr>
        <w:pStyle w:val="FootnoteText"/>
        <w:rPr>
          <w:lang w:val="es-ES"/>
          <w:rPrChange w:id="282" w:author="Nombre de usuario" w:date="2010-07-20T09:15:00Z">
            <w:rPr/>
          </w:rPrChange>
        </w:rPr>
      </w:pPr>
      <w:ins w:id="283" w:author="Nombre de usuario" w:date="2010-07-20T09:14:00Z">
        <w:r>
          <w:rPr>
            <w:rStyle w:val="FootnoteReference"/>
          </w:rPr>
          <w:footnoteRef/>
        </w:r>
        <w:r w:rsidRPr="004A4B95">
          <w:rPr>
            <w:lang w:val="es-ES"/>
            <w:rPrChange w:id="284" w:author="Nombre de usuario" w:date="2010-07-20T09:15:00Z">
              <w:rPr/>
            </w:rPrChange>
          </w:rPr>
          <w:t xml:space="preserve"> </w:t>
        </w:r>
      </w:ins>
      <w:ins w:id="285" w:author="Nombre de usuario" w:date="2010-07-20T09:15:00Z">
        <w:r w:rsidRPr="004A4B95">
          <w:rPr>
            <w:lang w:val="es-ES"/>
            <w:rPrChange w:id="286" w:author="Nombre de usuario" w:date="2010-07-20T09:15:00Z">
              <w:rPr/>
            </w:rPrChange>
          </w:rPr>
          <w:t xml:space="preserve">Wikipedia: </w:t>
        </w:r>
        <w:r w:rsidRPr="004A4B95">
          <w:rPr>
            <w:lang w:val="es-ES"/>
          </w:rPr>
          <w:t>El término Generación X se usa normalmente para referirse a las personas nacidas en los años 1970.</w:t>
        </w:r>
        <w:r>
          <w:rPr>
            <w:lang w:val="es-ES"/>
          </w:rPr>
          <w:t xml:space="preserve"> [</w:t>
        </w:r>
        <w:r>
          <w:fldChar w:fldCharType="begin"/>
        </w:r>
        <w:r>
          <w:instrText xml:space="preserve"> HYPERLINK "http://es.wikipedia.org/wiki/Generaci%C3%B3n_X" </w:instrText>
        </w:r>
        <w:r>
          <w:fldChar w:fldCharType="separate"/>
        </w:r>
        <w:r>
          <w:rPr>
            <w:rStyle w:val="Hyperlink"/>
          </w:rPr>
          <w:t>http://es.wikipedia.org/wiki/Generación_X</w:t>
        </w:r>
        <w:r>
          <w:fldChar w:fldCharType="end"/>
        </w:r>
        <w:r>
          <w:rPr>
            <w:lang w:val="es-ES"/>
          </w:rPr>
          <w:t>]</w:t>
        </w:r>
      </w:ins>
    </w:p>
  </w:footnote>
  <w:footnote w:id="2">
    <w:p w:rsidR="004A4B95" w:rsidRPr="004A4B95" w:rsidRDefault="004A4B95">
      <w:pPr>
        <w:pStyle w:val="FootnoteText"/>
        <w:rPr>
          <w:lang w:val="es-ES"/>
          <w:rPrChange w:id="288" w:author="Nombre de usuario" w:date="2010-07-20T09:15:00Z">
            <w:rPr/>
          </w:rPrChange>
        </w:rPr>
      </w:pPr>
      <w:ins w:id="289" w:author="Nombre de usuario" w:date="2010-07-20T09:15:00Z">
        <w:r>
          <w:rPr>
            <w:rStyle w:val="FootnoteReference"/>
          </w:rPr>
          <w:footnoteRef/>
        </w:r>
        <w:r w:rsidRPr="004A4B95">
          <w:rPr>
            <w:lang w:val="es-ES"/>
            <w:rPrChange w:id="290" w:author="Nombre de usuario" w:date="2010-07-20T09:16:00Z">
              <w:rPr/>
            </w:rPrChange>
          </w:rPr>
          <w:t xml:space="preserve"> </w:t>
        </w:r>
        <w:r>
          <w:rPr>
            <w:lang w:val="es-ES"/>
          </w:rPr>
          <w:t xml:space="preserve">Wikipedia: </w:t>
        </w:r>
      </w:ins>
      <w:ins w:id="291" w:author="Nombre de usuario" w:date="2010-07-20T09:16:00Z">
        <w:r w:rsidRPr="004A4B95">
          <w:rPr>
            <w:lang w:val="es-ES"/>
          </w:rPr>
          <w:t>La Generación Y es un término que se utiliza para definir la cohorte demográfica sucesora a la Generación X e incluye a las personas nacidas entre 1982 y 1992 mundialmente. Hay autores de diversos estudios que hacen referencia a personas nacidas entre fines de los años 1970 a finales de los años 1990.</w:t>
        </w:r>
        <w:r>
          <w:rPr>
            <w:lang w:val="es-ES"/>
          </w:rPr>
          <w:t xml:space="preserve"> [</w:t>
        </w:r>
        <w:r>
          <w:fldChar w:fldCharType="begin"/>
        </w:r>
        <w:r>
          <w:instrText xml:space="preserve"> HYPERLINK "http://es.wikipedia.org/wiki/Generaci%C3%B3n_Y" </w:instrText>
        </w:r>
        <w:r>
          <w:fldChar w:fldCharType="separate"/>
        </w:r>
        <w:r>
          <w:rPr>
            <w:rStyle w:val="Hyperlink"/>
          </w:rPr>
          <w:t>http://es.wikipedia.org/wiki/Generación_Y</w:t>
        </w:r>
        <w:r>
          <w:fldChar w:fldCharType="end"/>
        </w:r>
        <w:r>
          <w:rPr>
            <w:lang w:val="es-ES"/>
          </w:rPr>
          <w:t>]</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6E57" w:rsidRDefault="00DB6E57">
    <w:pPr>
      <w:pStyle w:val="Header"/>
    </w:pPr>
    <w:r>
      <w:rPr>
        <w:noProof/>
        <w:lang w:bidi="ar-SA"/>
      </w:rPr>
      <w:pict>
        <v:group id="_x0000_s2049" style="position:absolute;left:0;text-align:left;margin-left:64.6pt;margin-top:16.4pt;width:35.85pt;height:38.8pt;z-index:251660288;mso-position-horizontal-relative:page;mso-position-vertical-relative:page" coordorigin="11437,10628" coordsize="45,48">
          <v:shape id="_x0000_s2050" style="position:absolute;left:11439;top:10646;width:43;height:30" coordsize="115,82" path="m101,37hdc84,64,49,71,23,54,12,47,4,36,,24,2,40,11,56,26,65,52,82,87,75,103,48,113,34,115,16,110,v1,13,-2,26,-9,37xe" fillcolor="#e33830 [rgb(227,56,48) cmyk(1.18,97.6,95.3,0)]" stroked="f" strokecolor="#212120 [rgb(33,33,32) cmyk(0,0,0,100)]" o:cliptowrap="t">
            <v:fill color2="#efb32f [rgb(239,179,47) cmyk(5.1,27.1,98,0)]" rotate="t" angle="-135" focus="100%" type="gradient"/>
            <v:stroke color2="#fffffe [rgb(255,255,254) ink(7,255)]">
              <o:left v:ext="view" color="#212120 [rgb(33,33,32) cmyk(0,0,0,100)]" color2="#fffffe [rgb(255,255,254) ink(7,255)]"/>
              <o:top v:ext="view" color="#212120 [rgb(33,33,32) cmyk(0,0,0,100)]" color2="#fffffe [rgb(255,255,254) ink(7,255)]"/>
              <o:right v:ext="view" color="#212120 [rgb(33,33,32) cmyk(0,0,0,100)]" color2="#fffffe [rgb(255,255,254) ink(7,255)]"/>
              <o:bottom v:ext="view" color="#212120 [rgb(33,33,32) cmyk(0,0,0,100)]" color2="#fffffe [rgb(255,255,254) ink(7,255)]"/>
              <o:column v:ext="view" color="#212120 [rgb(33,33,32) cmyk(0,0,0,100)]" color2="#fffffe [rgb(255,255,254) ink(7,255)]"/>
            </v:stroke>
            <v:shadow color="#8c8682 [rgb(140,134,130) cmyk(24.7,20.8,19.6,36.1)]" color2="#dbd5d3 [rgb(219,213,211) cmyk(12.5,9.8,8.63,3.14)]"/>
            <v:path arrowok="t"/>
          </v:shape>
          <v:shape id="_x0000_s2051" style="position:absolute;left:11437;top:10635;width:41;height:36" coordsize="109,97" path="m77,81hdc46,88,16,68,10,38,7,25,9,12,15,,5,13,,30,4,47v6,31,36,50,67,44c88,87,102,76,109,61,101,71,90,78,77,81xe" fillcolor="#e33830 [rgb(227,56,48) cmyk(1.18,97.6,95.3,0)]" stroked="f" strokecolor="#212120 [rgb(33,33,32) cmyk(0,0,0,100)]" o:cliptowrap="t">
            <v:fill color2="#efb32f [rgb(239,179,47) cmyk(5.1,27.1,98,0)]" rotate="t" angle="-135" focus="100%" type="gradient"/>
            <v:stroke color2="#fffffe [rgb(255,255,254) ink(7,255)]">
              <o:left v:ext="view" color="#212120 [rgb(33,33,32) cmyk(0,0,0,100)]" color2="#fffffe [rgb(255,255,254) ink(7,255)]"/>
              <o:top v:ext="view" color="#212120 [rgb(33,33,32) cmyk(0,0,0,100)]" color2="#fffffe [rgb(255,255,254) ink(7,255)]"/>
              <o:right v:ext="view" color="#212120 [rgb(33,33,32) cmyk(0,0,0,100)]" color2="#fffffe [rgb(255,255,254) ink(7,255)]"/>
              <o:bottom v:ext="view" color="#212120 [rgb(33,33,32) cmyk(0,0,0,100)]" color2="#fffffe [rgb(255,255,254) ink(7,255)]"/>
              <o:column v:ext="view" color="#212120 [rgb(33,33,32) cmyk(0,0,0,100)]" color2="#fffffe [rgb(255,255,254) ink(7,255)]"/>
            </v:stroke>
            <v:shadow color="#8c8682 [rgb(140,134,130) cmyk(24.7,20.8,19.6,36.1)]" color2="#dbd5d3 [rgb(219,213,211) cmyk(12.5,9.8,8.63,3.14)]"/>
            <v:path arrowok="t"/>
          </v:shape>
          <v:shape id="_x0000_s2052" style="position:absolute;left:11442;top:10629;width:23;height:33" coordsize="63,89" path="m34,78hdc14,65,8,38,21,18,27,9,35,3,45,,32,1,20,8,13,20,,40,5,67,26,80v11,8,25,9,37,5c53,86,43,84,34,78xe" fillcolor="#e33830 [rgb(227,56,48) cmyk(1.18,97.6,95.3,0)]" stroked="f" strokecolor="#212120 [rgb(33,33,32) cmyk(0,0,0,100)]" o:cliptowrap="t">
            <v:fill color2="#ef792f [rgb(239,121,47) cmyk(0,63.1,98,0)]" rotate="t" angle="-45" type="gradient"/>
            <v:stroke color2="#fffffe [rgb(255,255,254) ink(7,255)]">
              <o:left v:ext="view" color="#212120 [rgb(33,33,32) cmyk(0,0,0,100)]" color2="#fffffe [rgb(255,255,254) ink(7,255)]"/>
              <o:top v:ext="view" color="#212120 [rgb(33,33,32) cmyk(0,0,0,100)]" color2="#fffffe [rgb(255,255,254) ink(7,255)]"/>
              <o:right v:ext="view" color="#212120 [rgb(33,33,32) cmyk(0,0,0,100)]" color2="#fffffe [rgb(255,255,254) ink(7,255)]"/>
              <o:bottom v:ext="view" color="#212120 [rgb(33,33,32) cmyk(0,0,0,100)]" color2="#fffffe [rgb(255,255,254) ink(7,255)]"/>
              <o:column v:ext="view" color="#212120 [rgb(33,33,32) cmyk(0,0,0,100)]" color2="#fffffe [rgb(255,255,254) ink(7,255)]"/>
            </v:stroke>
            <v:shadow color="#8c8682 [rgb(140,134,130) cmyk(24.7,20.8,19.6,36.1)]" color2="#dbd5d3 [rgb(219,213,211) cmyk(12.5,9.8,8.63,3.14)]"/>
            <v:path arrowok="t"/>
          </v:shape>
          <v:shape id="_x0000_s2053" style="position:absolute;left:11445;top:10628;width:28;height:31" coordsize="75,85" path="m12,60hdc7,36,22,13,46,7v10,-2,20,,29,4c65,3,52,,38,3,15,8,,31,5,55,8,68,16,79,28,85,20,79,14,70,12,60xe" fillcolor="#e33830 [rgb(227,56,48) cmyk(1.18,97.6,95.3,0)]" stroked="f" strokecolor="#212120 [rgb(33,33,32) cmyk(0,0,0,100)]" o:cliptowrap="t">
            <v:fill color2="#ef792f [rgb(239,121,47) cmyk(0,63.1,98,0)]" rotate="t" angle="-45" type="gradient"/>
            <v:stroke color2="#fffffe [rgb(255,255,254) ink(7,255)]">
              <o:left v:ext="view" color="#212120 [rgb(33,33,32) cmyk(0,0,0,100)]" color2="#fffffe [rgb(255,255,254) ink(7,255)]"/>
              <o:top v:ext="view" color="#212120 [rgb(33,33,32) cmyk(0,0,0,100)]" color2="#fffffe [rgb(255,255,254) ink(7,255)]"/>
              <o:right v:ext="view" color="#212120 [rgb(33,33,32) cmyk(0,0,0,100)]" color2="#fffffe [rgb(255,255,254) ink(7,255)]"/>
              <o:bottom v:ext="view" color="#212120 [rgb(33,33,32) cmyk(0,0,0,100)]" color2="#fffffe [rgb(255,255,254) ink(7,255)]"/>
              <o:column v:ext="view" color="#212120 [rgb(33,33,32) cmyk(0,0,0,100)]" color2="#fffffe [rgb(255,255,254) ink(7,255)]"/>
            </v:stroke>
            <v:shadow color="#8c8682 [rgb(140,134,130) cmyk(24.7,20.8,19.6,36.1)]" color2="#dbd5d3 [rgb(219,213,211) cmyk(12.5,9.8,8.63,3.14)]"/>
            <v:path arrowok="t"/>
          </v:shape>
          <v:shape id="_x0000_s2054" style="position:absolute;left:11452;top:10634;width:19;height:22" coordsize="50,60" path="m10,43hdc5,27,14,10,30,5,37,3,44,4,50,6,43,1,34,,25,3,9,8,,25,5,41v3,9,9,15,17,19c17,56,12,50,10,43xe" fillcolor="#efb32f [rgb(239,179,47) cmyk(5.1,27.1,98,0)]" stroked="f" strokecolor="#212120 [rgb(33,33,32) cmyk(0,0,0,100)]" o:cliptowrap="t">
            <v:fill color2="#e33830 [rgb(227,56,48) cmyk(1.18,97.6,95.3,0)]" rotate="t" angle="-45" focus="100%" type="gradient"/>
            <v:stroke color2="#fffffe [rgb(255,255,254) ink(7,255)]">
              <o:left v:ext="view" color="#212120 [rgb(33,33,32) cmyk(0,0,0,100)]" color2="#fffffe [rgb(255,255,254) ink(7,255)]"/>
              <o:top v:ext="view" color="#212120 [rgb(33,33,32) cmyk(0,0,0,100)]" color2="#fffffe [rgb(255,255,254) ink(7,255)]"/>
              <o:right v:ext="view" color="#212120 [rgb(33,33,32) cmyk(0,0,0,100)]" color2="#fffffe [rgb(255,255,254) ink(7,255)]"/>
              <o:bottom v:ext="view" color="#212120 [rgb(33,33,32) cmyk(0,0,0,100)]" color2="#fffffe [rgb(255,255,254) ink(7,255)]"/>
              <o:column v:ext="view" color="#212120 [rgb(33,33,32) cmyk(0,0,0,100)]" color2="#fffffe [rgb(255,255,254) ink(7,255)]"/>
            </v:stroke>
            <v:shadow color="#8c8682 [rgb(140,134,130) cmyk(24.7,20.8,19.6,36.1)]" color2="#dbd5d3 [rgb(219,213,211) cmyk(12.5,9.8,8.63,3.14)]"/>
            <v:path arrowok="t"/>
          </v:shape>
          <v:shape id="_x0000_s2055" style="position:absolute;left:11455;top:10634;width:23;height:17" coordsize="61,46" path="m7,26hdc14,11,33,5,48,13v6,4,11,9,13,15c60,20,54,12,46,7,31,,13,5,5,20,,29,,38,4,46,2,40,3,32,7,26xe" fillcolor="#efb32f [rgb(239,179,47) cmyk(5.1,27.1,98,0)]" stroked="f" strokecolor="#212120 [rgb(33,33,32) cmyk(0,0,0,100)]" o:cliptowrap="t">
            <v:fill color2="#e33830 [rgb(227,56,48) cmyk(1.18,97.6,95.3,0)]" rotate="t" angle="-45" focus="100%" type="gradient"/>
            <v:stroke color2="#fffffe [rgb(255,255,254) ink(7,255)]">
              <o:left v:ext="view" color="#212120 [rgb(33,33,32) cmyk(0,0,0,100)]" color2="#fffffe [rgb(255,255,254) ink(7,255)]"/>
              <o:top v:ext="view" color="#212120 [rgb(33,33,32) cmyk(0,0,0,100)]" color2="#fffffe [rgb(255,255,254) ink(7,255)]"/>
              <o:right v:ext="view" color="#212120 [rgb(33,33,32) cmyk(0,0,0,100)]" color2="#fffffe [rgb(255,255,254) ink(7,255)]"/>
              <o:bottom v:ext="view" color="#212120 [rgb(33,33,32) cmyk(0,0,0,100)]" color2="#fffffe [rgb(255,255,254) ink(7,255)]"/>
              <o:column v:ext="view" color="#212120 [rgb(33,33,32) cmyk(0,0,0,100)]" color2="#fffffe [rgb(255,255,254) ink(7,255)]"/>
            </v:stroke>
            <v:shadow color="#8c8682 [rgb(140,134,130) cmyk(24.7,20.8,19.6,36.1)]" color2="#dbd5d3 [rgb(219,213,211) cmyk(12.5,9.8,8.63,3.14)]"/>
            <v:path arrowok="t"/>
          </v:shape>
          <w10:wrap anchorx="page" anchory="page"/>
        </v:group>
      </w:pict>
    </w:r>
    <w:r>
      <w:rPr>
        <w:noProof/>
        <w:lang w:bidi="ar-SA"/>
      </w:rPr>
      <w:pict>
        <v:shapetype id="_x0000_t202" coordsize="21600,21600" o:spt="202" path="m,l,21600r21600,l21600,xe">
          <v:stroke joinstyle="miter"/>
          <v:path gradientshapeok="t" o:connecttype="rect"/>
        </v:shapetype>
        <v:shape id="_x0000_s2057" type="#_x0000_t202" style="position:absolute;left:0;text-align:left;margin-left:103.6pt;margin-top:38.6pt;width:193.95pt;height:21.95pt;z-index:251662336;mso-wrap-distance-left:2.88pt;mso-wrap-distance-top:2.88pt;mso-wrap-distance-right:2.88pt;mso-wrap-distance-bottom:2.88pt;mso-position-horizontal-relative:page;mso-position-vertical-relative:page" filled="f" fillcolor="#fffffe [rgb(255,255,254) ink(7,255)]" stroked="f" strokecolor="#212120" insetpen="t" o:cliptowrap="t">
          <v:fill color2="#212120"/>
          <v:stroke color2="#fffffe [rgb(255,255,254) ink(7,255)]">
            <o:left v:ext="view" color="#212120" color2="#fffffe [rgb(255,255,254) ink(7,255)]" joinstyle="miter" insetpen="t"/>
            <o:top v:ext="view" color="#212120" color2="#fffffe [rgb(255,255,254) ink(7,255)]" joinstyle="miter" insetpen="t"/>
            <o:right v:ext="view" color="#212120" color2="#fffffe [rgb(255,255,254) ink(7,255)]" joinstyle="miter" insetpen="t"/>
            <o:bottom v:ext="view" color="#212120" color2="#fffffe [rgb(255,255,254) ink(7,255)]" joinstyle="miter" insetpen="t"/>
            <o:column v:ext="view" color="#212120" color2="#fffffe [rgb(255,255,254) ink(7,255)]"/>
          </v:stroke>
          <v:shadow color="#dcd6d4" color2="#dbd5d3 [rgb(219,213,211) cmyk(12.5,9.8,8.63,3.14)]"/>
          <v:textbox style="mso-next-textbox:#_x0000_s2057;mso-column-margin:5.76pt" inset="2.88pt,2.88pt,2.88pt,2.88pt">
            <w:txbxContent>
              <w:p w:rsidR="00DB6E57" w:rsidRPr="00A85836" w:rsidRDefault="00DB6E57" w:rsidP="00AB5362">
                <w:pPr>
                  <w:widowControl w:val="0"/>
                  <w:spacing w:line="220" w:lineRule="exact"/>
                  <w:rPr>
                    <w:rFonts w:ascii="Arial" w:hAnsi="Arial" w:cs="Arial"/>
                    <w:color w:val="EF792F"/>
                    <w:w w:val="90"/>
                    <w:sz w:val="18"/>
                    <w:szCs w:val="18"/>
                  </w:rPr>
                </w:pPr>
                <w:r w:rsidRPr="00A85836">
                  <w:rPr>
                    <w:rFonts w:ascii="Arial" w:hAnsi="Arial" w:cs="Arial"/>
                    <w:color w:val="EF792F"/>
                    <w:spacing w:val="20"/>
                    <w:w w:val="90"/>
                    <w:sz w:val="18"/>
                    <w:szCs w:val="18"/>
                  </w:rPr>
                  <w:t>Poch, Walter</w:t>
                </w:r>
              </w:p>
            </w:txbxContent>
          </v:textbox>
          <w10:wrap anchorx="page" anchory="page"/>
        </v:shape>
      </w:pict>
    </w:r>
    <w:r>
      <w:rPr>
        <w:noProof/>
        <w:lang w:bidi="ar-SA"/>
      </w:rPr>
      <w:pict>
        <v:shape id="_x0000_s2056" type="#_x0000_t202" style="position:absolute;left:0;text-align:left;margin-left:101.2pt;margin-top:11.8pt;width:136.25pt;height:34.75pt;z-index:251661312;mso-wrap-distance-left:2.88pt;mso-wrap-distance-top:2.88pt;mso-wrap-distance-right:2.88pt;mso-wrap-distance-bottom:2.88pt;mso-position-horizontal-relative:page;mso-position-vertical-relative:page" filled="f" fillcolor="#fffffe [rgb(255,255,254) ink(7,255)]" stroked="f" strokecolor="#212120" insetpen="t" o:cliptowrap="t">
          <v:fill color2="#212120"/>
          <v:stroke color2="#fffffe [rgb(255,255,254) ink(7,255)]">
            <o:left v:ext="view" color="#212120" color2="#fffffe [rgb(255,255,254) ink(7,255)]" joinstyle="miter" insetpen="t"/>
            <o:top v:ext="view" color="#212120" color2="#fffffe [rgb(255,255,254) ink(7,255)]" joinstyle="miter" insetpen="t"/>
            <o:right v:ext="view" color="#212120" color2="#fffffe [rgb(255,255,254) ink(7,255)]" joinstyle="miter" insetpen="t"/>
            <o:bottom v:ext="view" color="#212120" color2="#fffffe [rgb(255,255,254) ink(7,255)]" joinstyle="miter" insetpen="t"/>
            <o:column v:ext="view" color="#212120" color2="#fffffe [rgb(255,255,254) ink(7,255)]"/>
          </v:stroke>
          <v:shadow color="#dcd6d4" color2="#dbd5d3 [rgb(219,213,211) cmyk(12.5,9.8,8.63,3.14)]"/>
          <v:textbox style="mso-next-textbox:#_x0000_s2056;mso-column-margin:5.76pt" inset="2.88pt,2.88pt,2.88pt,2.88pt">
            <w:txbxContent>
              <w:p w:rsidR="00DB6E57" w:rsidRPr="00A85836" w:rsidRDefault="00DB6E57" w:rsidP="00AB5362">
                <w:pPr>
                  <w:widowControl w:val="0"/>
                  <w:spacing w:line="240" w:lineRule="auto"/>
                  <w:rPr>
                    <w:rFonts w:ascii="Arial" w:hAnsi="Arial" w:cs="Arial"/>
                    <w:b/>
                    <w:color w:val="2E3640"/>
                    <w:w w:val="90"/>
                    <w:sz w:val="56"/>
                    <w:szCs w:val="36"/>
                  </w:rPr>
                </w:pPr>
                <w:r w:rsidRPr="00A85836">
                  <w:rPr>
                    <w:rFonts w:ascii="Arial" w:hAnsi="Arial" w:cs="Arial"/>
                    <w:b/>
                    <w:color w:val="2E3640"/>
                    <w:spacing w:val="40"/>
                    <w:w w:val="90"/>
                    <w:sz w:val="56"/>
                    <w:szCs w:val="36"/>
                  </w:rPr>
                  <w:t>SICEMED</w:t>
                </w:r>
              </w:p>
            </w:txbxContent>
          </v:textbox>
          <w10:wrap anchorx="page" anchory="page"/>
        </v:shape>
      </w:pict>
    </w:r>
    <w:r w:rsidRPr="00AB5362">
      <w:rPr>
        <w:noProof/>
        <w:lang w:bidi="ar-SA"/>
      </w:rPr>
      <w:drawing>
        <wp:anchor distT="0" distB="0" distL="114300" distR="114300" simplePos="0" relativeHeight="251659264" behindDoc="0" locked="0" layoutInCell="1" allowOverlap="1" wp14:anchorId="274AA521" wp14:editId="75ADA273">
          <wp:simplePos x="0" y="0"/>
          <wp:positionH relativeFrom="column">
            <wp:posOffset>5249333</wp:posOffset>
          </wp:positionH>
          <wp:positionV relativeFrom="paragraph">
            <wp:posOffset>-366889</wp:posOffset>
          </wp:positionV>
          <wp:extent cx="541867" cy="666045"/>
          <wp:effectExtent l="0" t="0" r="0" b="0"/>
          <wp:wrapThrough wrapText="bothSides">
            <wp:wrapPolygon edited="0">
              <wp:start x="765" y="0"/>
              <wp:lineTo x="3060" y="9856"/>
              <wp:lineTo x="0" y="17247"/>
              <wp:lineTo x="765" y="20327"/>
              <wp:lineTo x="19126" y="20327"/>
              <wp:lineTo x="19891" y="20327"/>
              <wp:lineTo x="19891" y="19711"/>
              <wp:lineTo x="20656" y="19711"/>
              <wp:lineTo x="20656" y="17247"/>
              <wp:lineTo x="17596" y="9856"/>
              <wp:lineTo x="19891" y="616"/>
              <wp:lineTo x="19891" y="0"/>
              <wp:lineTo x="765" y="0"/>
            </wp:wrapPolygon>
          </wp:wrapThrough>
          <wp:docPr id="3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
                  <a:srcRect l="-555" t="-818" r="84222" b="-818"/>
                  <a:stretch>
                    <a:fillRect/>
                  </a:stretch>
                </pic:blipFill>
                <pic:spPr bwMode="auto">
                  <a:xfrm>
                    <a:off x="0" y="0"/>
                    <a:ext cx="537845" cy="66802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5100A"/>
    <w:multiLevelType w:val="multilevel"/>
    <w:tmpl w:val="1478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CA23E0"/>
    <w:multiLevelType w:val="multilevel"/>
    <w:tmpl w:val="FBD4A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57297B"/>
    <w:multiLevelType w:val="multilevel"/>
    <w:tmpl w:val="38E89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7706379"/>
    <w:multiLevelType w:val="hybridMultilevel"/>
    <w:tmpl w:val="C37A927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4">
    <w:nsid w:val="1A766761"/>
    <w:multiLevelType w:val="multilevel"/>
    <w:tmpl w:val="8D0A4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D626295"/>
    <w:multiLevelType w:val="hybridMultilevel"/>
    <w:tmpl w:val="AB789928"/>
    <w:lvl w:ilvl="0" w:tplc="04090001">
      <w:start w:val="1"/>
      <w:numFmt w:val="bullet"/>
      <w:lvlText w:val=""/>
      <w:lvlJc w:val="left"/>
      <w:pPr>
        <w:ind w:left="1080" w:hanging="720"/>
      </w:pPr>
      <w:rPr>
        <w:rFonts w:ascii="Symbol" w:hAnsi="Symbol" w:hint="default"/>
      </w:rPr>
    </w:lvl>
    <w:lvl w:ilvl="1" w:tplc="1E9EE3EC">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C060F3"/>
    <w:multiLevelType w:val="hybridMultilevel"/>
    <w:tmpl w:val="0DB05BDE"/>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F47CFE"/>
    <w:multiLevelType w:val="hybridMultilevel"/>
    <w:tmpl w:val="D5E42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8A775D"/>
    <w:multiLevelType w:val="hybridMultilevel"/>
    <w:tmpl w:val="0280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3B36FA"/>
    <w:multiLevelType w:val="multilevel"/>
    <w:tmpl w:val="86841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6221E5"/>
    <w:multiLevelType w:val="multilevel"/>
    <w:tmpl w:val="F0D01C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8CF3F09"/>
    <w:multiLevelType w:val="multilevel"/>
    <w:tmpl w:val="1EB6B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FB72F65"/>
    <w:multiLevelType w:val="multilevel"/>
    <w:tmpl w:val="D172A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D01CCD"/>
    <w:multiLevelType w:val="multilevel"/>
    <w:tmpl w:val="5C186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3126C41"/>
    <w:multiLevelType w:val="multilevel"/>
    <w:tmpl w:val="7EAC2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0C50FB4"/>
    <w:multiLevelType w:val="hybridMultilevel"/>
    <w:tmpl w:val="4DC85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7A66B3"/>
    <w:multiLevelType w:val="multilevel"/>
    <w:tmpl w:val="6BF03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F52B5C"/>
    <w:multiLevelType w:val="hybridMultilevel"/>
    <w:tmpl w:val="6046D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ED608A"/>
    <w:multiLevelType w:val="hybridMultilevel"/>
    <w:tmpl w:val="996657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05758C"/>
    <w:multiLevelType w:val="multilevel"/>
    <w:tmpl w:val="B0D6B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C56561B"/>
    <w:multiLevelType w:val="multilevel"/>
    <w:tmpl w:val="0DFCF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C6D33B8"/>
    <w:multiLevelType w:val="multilevel"/>
    <w:tmpl w:val="B028A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76B672E"/>
    <w:multiLevelType w:val="hybridMultilevel"/>
    <w:tmpl w:val="24C28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196112"/>
    <w:multiLevelType w:val="hybridMultilevel"/>
    <w:tmpl w:val="93B067E4"/>
    <w:lvl w:ilvl="0" w:tplc="FC1431E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E3C6149"/>
    <w:multiLevelType w:val="hybridMultilevel"/>
    <w:tmpl w:val="EBEC6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5E131B9"/>
    <w:multiLevelType w:val="hybridMultilevel"/>
    <w:tmpl w:val="A2D43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6161E3B"/>
    <w:multiLevelType w:val="hybridMultilevel"/>
    <w:tmpl w:val="CC2A2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82E6D43"/>
    <w:multiLevelType w:val="multilevel"/>
    <w:tmpl w:val="D2D001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8380005"/>
    <w:multiLevelType w:val="hybridMultilevel"/>
    <w:tmpl w:val="3600F296"/>
    <w:lvl w:ilvl="0" w:tplc="FC1431E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AA74881"/>
    <w:multiLevelType w:val="multilevel"/>
    <w:tmpl w:val="93B06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BEF75A9"/>
    <w:multiLevelType w:val="hybridMultilevel"/>
    <w:tmpl w:val="2624B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0D6A55"/>
    <w:multiLevelType w:val="hybridMultilevel"/>
    <w:tmpl w:val="29587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3C00E2"/>
    <w:multiLevelType w:val="hybridMultilevel"/>
    <w:tmpl w:val="77AA59A0"/>
    <w:lvl w:ilvl="0" w:tplc="FC1431E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5630D6"/>
    <w:multiLevelType w:val="hybridMultilevel"/>
    <w:tmpl w:val="57E6A6D2"/>
    <w:lvl w:ilvl="0" w:tplc="FC1431E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55067F"/>
    <w:multiLevelType w:val="hybridMultilevel"/>
    <w:tmpl w:val="608A0834"/>
    <w:lvl w:ilvl="0" w:tplc="FC1431E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58718DD"/>
    <w:multiLevelType w:val="hybridMultilevel"/>
    <w:tmpl w:val="16AC3F94"/>
    <w:lvl w:ilvl="0" w:tplc="FC1431E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AD63D6F"/>
    <w:multiLevelType w:val="hybridMultilevel"/>
    <w:tmpl w:val="FEE07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AE7381E"/>
    <w:multiLevelType w:val="hybridMultilevel"/>
    <w:tmpl w:val="1F2E6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B19539D"/>
    <w:multiLevelType w:val="multilevel"/>
    <w:tmpl w:val="F92A8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CC73B59"/>
    <w:multiLevelType w:val="hybridMultilevel"/>
    <w:tmpl w:val="067C0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E102E2"/>
    <w:multiLevelType w:val="multilevel"/>
    <w:tmpl w:val="88602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
  </w:num>
  <w:num w:numId="3">
    <w:abstractNumId w:val="2"/>
  </w:num>
  <w:num w:numId="4">
    <w:abstractNumId w:val="14"/>
  </w:num>
  <w:num w:numId="5">
    <w:abstractNumId w:val="27"/>
  </w:num>
  <w:num w:numId="6">
    <w:abstractNumId w:val="38"/>
  </w:num>
  <w:num w:numId="7">
    <w:abstractNumId w:val="19"/>
  </w:num>
  <w:num w:numId="8">
    <w:abstractNumId w:val="4"/>
  </w:num>
  <w:num w:numId="9">
    <w:abstractNumId w:val="21"/>
  </w:num>
  <w:num w:numId="10">
    <w:abstractNumId w:val="10"/>
  </w:num>
  <w:num w:numId="11">
    <w:abstractNumId w:val="36"/>
  </w:num>
  <w:num w:numId="12">
    <w:abstractNumId w:val="3"/>
  </w:num>
  <w:num w:numId="13">
    <w:abstractNumId w:val="22"/>
  </w:num>
  <w:num w:numId="14">
    <w:abstractNumId w:val="32"/>
  </w:num>
  <w:num w:numId="15">
    <w:abstractNumId w:val="23"/>
  </w:num>
  <w:num w:numId="16">
    <w:abstractNumId w:val="35"/>
  </w:num>
  <w:num w:numId="17">
    <w:abstractNumId w:val="39"/>
  </w:num>
  <w:num w:numId="18">
    <w:abstractNumId w:val="33"/>
  </w:num>
  <w:num w:numId="19">
    <w:abstractNumId w:val="5"/>
  </w:num>
  <w:num w:numId="20">
    <w:abstractNumId w:val="6"/>
  </w:num>
  <w:num w:numId="21">
    <w:abstractNumId w:val="17"/>
  </w:num>
  <w:num w:numId="22">
    <w:abstractNumId w:val="28"/>
  </w:num>
  <w:num w:numId="23">
    <w:abstractNumId w:val="8"/>
  </w:num>
  <w:num w:numId="24">
    <w:abstractNumId w:val="34"/>
  </w:num>
  <w:num w:numId="25">
    <w:abstractNumId w:val="15"/>
  </w:num>
  <w:num w:numId="26">
    <w:abstractNumId w:val="25"/>
  </w:num>
  <w:num w:numId="27">
    <w:abstractNumId w:val="18"/>
  </w:num>
  <w:num w:numId="28">
    <w:abstractNumId w:val="7"/>
  </w:num>
  <w:num w:numId="29">
    <w:abstractNumId w:val="26"/>
  </w:num>
  <w:num w:numId="30">
    <w:abstractNumId w:val="24"/>
  </w:num>
  <w:num w:numId="31">
    <w:abstractNumId w:val="30"/>
  </w:num>
  <w:num w:numId="32">
    <w:abstractNumId w:val="31"/>
  </w:num>
  <w:num w:numId="33">
    <w:abstractNumId w:val="37"/>
  </w:num>
  <w:num w:numId="34">
    <w:abstractNumId w:val="29"/>
  </w:num>
  <w:num w:numId="35">
    <w:abstractNumId w:val="16"/>
  </w:num>
  <w:num w:numId="36">
    <w:abstractNumId w:val="11"/>
  </w:num>
  <w:num w:numId="37">
    <w:abstractNumId w:val="9"/>
  </w:num>
  <w:num w:numId="38">
    <w:abstractNumId w:val="12"/>
  </w:num>
  <w:num w:numId="39">
    <w:abstractNumId w:val="20"/>
  </w:num>
  <w:num w:numId="40">
    <w:abstractNumId w:val="0"/>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trackRevisions/>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50695F"/>
    <w:rsid w:val="000343C8"/>
    <w:rsid w:val="00062975"/>
    <w:rsid w:val="00081A0F"/>
    <w:rsid w:val="000D5DA5"/>
    <w:rsid w:val="000D74AD"/>
    <w:rsid w:val="00142D7B"/>
    <w:rsid w:val="00145D4E"/>
    <w:rsid w:val="00183BD7"/>
    <w:rsid w:val="00190930"/>
    <w:rsid w:val="001D3196"/>
    <w:rsid w:val="001D3DFD"/>
    <w:rsid w:val="001E6512"/>
    <w:rsid w:val="00245E2D"/>
    <w:rsid w:val="00257B24"/>
    <w:rsid w:val="00261A2B"/>
    <w:rsid w:val="00264DCE"/>
    <w:rsid w:val="003031F2"/>
    <w:rsid w:val="003309AF"/>
    <w:rsid w:val="00346D32"/>
    <w:rsid w:val="003C3624"/>
    <w:rsid w:val="003C4E4B"/>
    <w:rsid w:val="003D64FF"/>
    <w:rsid w:val="003F6FEC"/>
    <w:rsid w:val="0040513C"/>
    <w:rsid w:val="00423629"/>
    <w:rsid w:val="004401DD"/>
    <w:rsid w:val="00457C7E"/>
    <w:rsid w:val="004A4B95"/>
    <w:rsid w:val="005028D0"/>
    <w:rsid w:val="0050695F"/>
    <w:rsid w:val="00511DCA"/>
    <w:rsid w:val="005537D3"/>
    <w:rsid w:val="00585E77"/>
    <w:rsid w:val="005913A8"/>
    <w:rsid w:val="005A0E2E"/>
    <w:rsid w:val="005A25F0"/>
    <w:rsid w:val="005E24A5"/>
    <w:rsid w:val="006307F5"/>
    <w:rsid w:val="00695451"/>
    <w:rsid w:val="006D05D7"/>
    <w:rsid w:val="00700CBC"/>
    <w:rsid w:val="007219A0"/>
    <w:rsid w:val="007432B3"/>
    <w:rsid w:val="00783F28"/>
    <w:rsid w:val="007C2E24"/>
    <w:rsid w:val="0087782E"/>
    <w:rsid w:val="008838C4"/>
    <w:rsid w:val="008A23D9"/>
    <w:rsid w:val="008B071E"/>
    <w:rsid w:val="008E493D"/>
    <w:rsid w:val="008F060E"/>
    <w:rsid w:val="00986E71"/>
    <w:rsid w:val="009A0FB4"/>
    <w:rsid w:val="009A2FD3"/>
    <w:rsid w:val="009B6263"/>
    <w:rsid w:val="009E2D28"/>
    <w:rsid w:val="00AB5362"/>
    <w:rsid w:val="00AE7169"/>
    <w:rsid w:val="00B534EB"/>
    <w:rsid w:val="00BB2C96"/>
    <w:rsid w:val="00BE32D7"/>
    <w:rsid w:val="00BF5ABB"/>
    <w:rsid w:val="00C330DB"/>
    <w:rsid w:val="00C3614B"/>
    <w:rsid w:val="00C37CDE"/>
    <w:rsid w:val="00C67F81"/>
    <w:rsid w:val="00CA07C5"/>
    <w:rsid w:val="00D11BED"/>
    <w:rsid w:val="00D20C46"/>
    <w:rsid w:val="00D25B5D"/>
    <w:rsid w:val="00D633E4"/>
    <w:rsid w:val="00D822A9"/>
    <w:rsid w:val="00DB6E57"/>
    <w:rsid w:val="00E34429"/>
    <w:rsid w:val="00E5103E"/>
    <w:rsid w:val="00E61B51"/>
    <w:rsid w:val="00E731D9"/>
    <w:rsid w:val="00E91420"/>
    <w:rsid w:val="00E93095"/>
    <w:rsid w:val="00ED146C"/>
    <w:rsid w:val="00EF2DE8"/>
    <w:rsid w:val="00F1239B"/>
    <w:rsid w:val="00FB5D9F"/>
    <w:rsid w:val="00FC4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DCA"/>
    <w:pPr>
      <w:spacing w:after="240"/>
      <w:jc w:val="both"/>
    </w:pPr>
  </w:style>
  <w:style w:type="paragraph" w:styleId="Heading1">
    <w:name w:val="heading 1"/>
    <w:basedOn w:val="Normal"/>
    <w:next w:val="Normal"/>
    <w:link w:val="Heading1Char"/>
    <w:uiPriority w:val="9"/>
    <w:qFormat/>
    <w:rsid w:val="006307F5"/>
    <w:pPr>
      <w:pageBreakBefore/>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AB5362"/>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AB5362"/>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AB5362"/>
    <w:p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AB5362"/>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AB5362"/>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AB5362"/>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AB5362"/>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AB5362"/>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7F5"/>
    <w:rPr>
      <w:smallCaps/>
      <w:spacing w:val="5"/>
      <w:sz w:val="36"/>
      <w:szCs w:val="36"/>
    </w:rPr>
  </w:style>
  <w:style w:type="character" w:customStyle="1" w:styleId="Heading2Char">
    <w:name w:val="Heading 2 Char"/>
    <w:basedOn w:val="DefaultParagraphFont"/>
    <w:link w:val="Heading2"/>
    <w:uiPriority w:val="9"/>
    <w:rsid w:val="00AB5362"/>
    <w:rPr>
      <w:smallCaps/>
      <w:sz w:val="28"/>
      <w:szCs w:val="28"/>
    </w:rPr>
  </w:style>
  <w:style w:type="character" w:customStyle="1" w:styleId="Heading3Char">
    <w:name w:val="Heading 3 Char"/>
    <w:basedOn w:val="DefaultParagraphFont"/>
    <w:link w:val="Heading3"/>
    <w:uiPriority w:val="9"/>
    <w:rsid w:val="00AB5362"/>
    <w:rPr>
      <w:i/>
      <w:iCs/>
      <w:smallCaps/>
      <w:spacing w:val="5"/>
      <w:sz w:val="26"/>
      <w:szCs w:val="26"/>
    </w:rPr>
  </w:style>
  <w:style w:type="character" w:customStyle="1" w:styleId="Heading4Char">
    <w:name w:val="Heading 4 Char"/>
    <w:basedOn w:val="DefaultParagraphFont"/>
    <w:link w:val="Heading4"/>
    <w:uiPriority w:val="9"/>
    <w:rsid w:val="00AB5362"/>
    <w:rPr>
      <w:b/>
      <w:bCs/>
      <w:spacing w:val="5"/>
      <w:sz w:val="24"/>
      <w:szCs w:val="24"/>
    </w:rPr>
  </w:style>
  <w:style w:type="character" w:customStyle="1" w:styleId="apple-style-span">
    <w:name w:val="apple-style-span"/>
    <w:basedOn w:val="DefaultParagraphFont"/>
    <w:rsid w:val="0050695F"/>
  </w:style>
  <w:style w:type="character" w:customStyle="1" w:styleId="apple-converted-space">
    <w:name w:val="apple-converted-space"/>
    <w:basedOn w:val="DefaultParagraphFont"/>
    <w:rsid w:val="0050695F"/>
  </w:style>
  <w:style w:type="character" w:customStyle="1" w:styleId="misspell">
    <w:name w:val="misspell"/>
    <w:basedOn w:val="DefaultParagraphFont"/>
    <w:rsid w:val="0050695F"/>
  </w:style>
  <w:style w:type="paragraph" w:styleId="BalloonText">
    <w:name w:val="Balloon Text"/>
    <w:basedOn w:val="Normal"/>
    <w:link w:val="BalloonTextChar"/>
    <w:uiPriority w:val="99"/>
    <w:semiHidden/>
    <w:unhideWhenUsed/>
    <w:rsid w:val="005069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695F"/>
    <w:rPr>
      <w:rFonts w:ascii="Tahoma" w:hAnsi="Tahoma" w:cs="Tahoma"/>
      <w:sz w:val="16"/>
      <w:szCs w:val="16"/>
      <w:lang w:val="es-AR"/>
    </w:rPr>
  </w:style>
  <w:style w:type="character" w:customStyle="1" w:styleId="Heading5Char">
    <w:name w:val="Heading 5 Char"/>
    <w:basedOn w:val="DefaultParagraphFont"/>
    <w:link w:val="Heading5"/>
    <w:uiPriority w:val="9"/>
    <w:rsid w:val="00AB5362"/>
    <w:rPr>
      <w:i/>
      <w:iCs/>
      <w:sz w:val="24"/>
      <w:szCs w:val="24"/>
    </w:rPr>
  </w:style>
  <w:style w:type="character" w:customStyle="1" w:styleId="Heading6Char">
    <w:name w:val="Heading 6 Char"/>
    <w:basedOn w:val="DefaultParagraphFont"/>
    <w:link w:val="Heading6"/>
    <w:uiPriority w:val="9"/>
    <w:semiHidden/>
    <w:rsid w:val="00AB5362"/>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AB5362"/>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AB5362"/>
    <w:rPr>
      <w:b/>
      <w:bCs/>
      <w:color w:val="7F7F7F" w:themeColor="text1" w:themeTint="80"/>
      <w:sz w:val="20"/>
      <w:szCs w:val="20"/>
    </w:rPr>
  </w:style>
  <w:style w:type="character" w:customStyle="1" w:styleId="Heading9Char">
    <w:name w:val="Heading 9 Char"/>
    <w:basedOn w:val="DefaultParagraphFont"/>
    <w:link w:val="Heading9"/>
    <w:uiPriority w:val="9"/>
    <w:semiHidden/>
    <w:rsid w:val="00AB5362"/>
    <w:rPr>
      <w:b/>
      <w:bCs/>
      <w:i/>
      <w:iCs/>
      <w:color w:val="7F7F7F" w:themeColor="text1" w:themeTint="80"/>
      <w:sz w:val="18"/>
      <w:szCs w:val="18"/>
    </w:rPr>
  </w:style>
  <w:style w:type="paragraph" w:styleId="Title">
    <w:name w:val="Title"/>
    <w:basedOn w:val="Normal"/>
    <w:next w:val="Normal"/>
    <w:link w:val="TitleChar"/>
    <w:uiPriority w:val="10"/>
    <w:qFormat/>
    <w:rsid w:val="00AB5362"/>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AB5362"/>
    <w:rPr>
      <w:smallCaps/>
      <w:sz w:val="52"/>
      <w:szCs w:val="52"/>
    </w:rPr>
  </w:style>
  <w:style w:type="paragraph" w:styleId="Subtitle">
    <w:name w:val="Subtitle"/>
    <w:basedOn w:val="Normal"/>
    <w:next w:val="Normal"/>
    <w:link w:val="SubtitleChar"/>
    <w:uiPriority w:val="11"/>
    <w:qFormat/>
    <w:rsid w:val="00AB5362"/>
    <w:rPr>
      <w:i/>
      <w:iCs/>
      <w:smallCaps/>
      <w:spacing w:val="10"/>
      <w:sz w:val="28"/>
      <w:szCs w:val="28"/>
    </w:rPr>
  </w:style>
  <w:style w:type="character" w:customStyle="1" w:styleId="SubtitleChar">
    <w:name w:val="Subtitle Char"/>
    <w:basedOn w:val="DefaultParagraphFont"/>
    <w:link w:val="Subtitle"/>
    <w:uiPriority w:val="11"/>
    <w:rsid w:val="00AB5362"/>
    <w:rPr>
      <w:i/>
      <w:iCs/>
      <w:smallCaps/>
      <w:spacing w:val="10"/>
      <w:sz w:val="28"/>
      <w:szCs w:val="28"/>
    </w:rPr>
  </w:style>
  <w:style w:type="character" w:styleId="Strong">
    <w:name w:val="Strong"/>
    <w:uiPriority w:val="22"/>
    <w:qFormat/>
    <w:rsid w:val="00AB5362"/>
    <w:rPr>
      <w:b/>
      <w:bCs/>
    </w:rPr>
  </w:style>
  <w:style w:type="character" w:styleId="Emphasis">
    <w:name w:val="Emphasis"/>
    <w:uiPriority w:val="20"/>
    <w:qFormat/>
    <w:rsid w:val="00AB5362"/>
    <w:rPr>
      <w:b/>
      <w:bCs/>
      <w:i/>
      <w:iCs/>
      <w:spacing w:val="10"/>
    </w:rPr>
  </w:style>
  <w:style w:type="paragraph" w:styleId="NoSpacing">
    <w:name w:val="No Spacing"/>
    <w:basedOn w:val="Normal"/>
    <w:link w:val="NoSpacingChar"/>
    <w:uiPriority w:val="1"/>
    <w:qFormat/>
    <w:rsid w:val="00AB5362"/>
    <w:pPr>
      <w:spacing w:after="0" w:line="240" w:lineRule="auto"/>
    </w:pPr>
  </w:style>
  <w:style w:type="paragraph" w:styleId="ListParagraph">
    <w:name w:val="List Paragraph"/>
    <w:basedOn w:val="Normal"/>
    <w:uiPriority w:val="34"/>
    <w:qFormat/>
    <w:rsid w:val="00AB5362"/>
    <w:pPr>
      <w:ind w:left="720"/>
      <w:contextualSpacing/>
    </w:pPr>
  </w:style>
  <w:style w:type="paragraph" w:styleId="Quote">
    <w:name w:val="Quote"/>
    <w:basedOn w:val="Normal"/>
    <w:next w:val="Normal"/>
    <w:link w:val="QuoteChar"/>
    <w:uiPriority w:val="29"/>
    <w:qFormat/>
    <w:rsid w:val="00AB5362"/>
    <w:rPr>
      <w:i/>
      <w:iCs/>
    </w:rPr>
  </w:style>
  <w:style w:type="character" w:customStyle="1" w:styleId="QuoteChar">
    <w:name w:val="Quote Char"/>
    <w:basedOn w:val="DefaultParagraphFont"/>
    <w:link w:val="Quote"/>
    <w:uiPriority w:val="29"/>
    <w:rsid w:val="00AB5362"/>
    <w:rPr>
      <w:i/>
      <w:iCs/>
    </w:rPr>
  </w:style>
  <w:style w:type="paragraph" w:styleId="IntenseQuote">
    <w:name w:val="Intense Quote"/>
    <w:basedOn w:val="Normal"/>
    <w:next w:val="Normal"/>
    <w:link w:val="IntenseQuoteChar"/>
    <w:uiPriority w:val="30"/>
    <w:qFormat/>
    <w:rsid w:val="00AB5362"/>
    <w:pPr>
      <w:pBdr>
        <w:top w:val="single" w:sz="4" w:space="10" w:color="auto"/>
        <w:bottom w:val="single" w:sz="4" w:space="10" w:color="auto"/>
      </w:pBdr>
      <w:spacing w:before="240" w:line="300" w:lineRule="auto"/>
      <w:ind w:left="1152" w:right="1152"/>
    </w:pPr>
    <w:rPr>
      <w:i/>
      <w:iCs/>
    </w:rPr>
  </w:style>
  <w:style w:type="character" w:customStyle="1" w:styleId="IntenseQuoteChar">
    <w:name w:val="Intense Quote Char"/>
    <w:basedOn w:val="DefaultParagraphFont"/>
    <w:link w:val="IntenseQuote"/>
    <w:uiPriority w:val="30"/>
    <w:rsid w:val="00AB5362"/>
    <w:rPr>
      <w:i/>
      <w:iCs/>
    </w:rPr>
  </w:style>
  <w:style w:type="character" w:styleId="SubtleEmphasis">
    <w:name w:val="Subtle Emphasis"/>
    <w:uiPriority w:val="19"/>
    <w:qFormat/>
    <w:rsid w:val="00AB5362"/>
    <w:rPr>
      <w:i/>
      <w:iCs/>
    </w:rPr>
  </w:style>
  <w:style w:type="character" w:styleId="IntenseEmphasis">
    <w:name w:val="Intense Emphasis"/>
    <w:uiPriority w:val="21"/>
    <w:qFormat/>
    <w:rsid w:val="00AB5362"/>
    <w:rPr>
      <w:b/>
      <w:bCs/>
      <w:i/>
      <w:iCs/>
    </w:rPr>
  </w:style>
  <w:style w:type="character" w:styleId="SubtleReference">
    <w:name w:val="Subtle Reference"/>
    <w:basedOn w:val="DefaultParagraphFont"/>
    <w:uiPriority w:val="31"/>
    <w:qFormat/>
    <w:rsid w:val="00AB5362"/>
    <w:rPr>
      <w:smallCaps/>
    </w:rPr>
  </w:style>
  <w:style w:type="character" w:styleId="IntenseReference">
    <w:name w:val="Intense Reference"/>
    <w:uiPriority w:val="32"/>
    <w:qFormat/>
    <w:rsid w:val="00AB5362"/>
    <w:rPr>
      <w:b/>
      <w:bCs/>
      <w:smallCaps/>
    </w:rPr>
  </w:style>
  <w:style w:type="character" w:styleId="BookTitle">
    <w:name w:val="Book Title"/>
    <w:basedOn w:val="DefaultParagraphFont"/>
    <w:uiPriority w:val="33"/>
    <w:qFormat/>
    <w:rsid w:val="00AB5362"/>
    <w:rPr>
      <w:i/>
      <w:iCs/>
      <w:smallCaps/>
      <w:spacing w:val="5"/>
    </w:rPr>
  </w:style>
  <w:style w:type="paragraph" w:styleId="TOCHeading">
    <w:name w:val="TOC Heading"/>
    <w:basedOn w:val="Heading1"/>
    <w:next w:val="Normal"/>
    <w:uiPriority w:val="39"/>
    <w:semiHidden/>
    <w:unhideWhenUsed/>
    <w:qFormat/>
    <w:rsid w:val="00AB5362"/>
    <w:pPr>
      <w:outlineLvl w:val="9"/>
    </w:pPr>
  </w:style>
  <w:style w:type="paragraph" w:styleId="Caption">
    <w:name w:val="caption"/>
    <w:basedOn w:val="Normal"/>
    <w:next w:val="Normal"/>
    <w:uiPriority w:val="35"/>
    <w:semiHidden/>
    <w:unhideWhenUsed/>
    <w:rsid w:val="00AB5362"/>
    <w:rPr>
      <w:b/>
      <w:bCs/>
      <w:caps/>
      <w:sz w:val="16"/>
      <w:szCs w:val="18"/>
    </w:rPr>
  </w:style>
  <w:style w:type="character" w:styleId="Hyperlink">
    <w:name w:val="Hyperlink"/>
    <w:basedOn w:val="DefaultParagraphFont"/>
    <w:uiPriority w:val="99"/>
    <w:unhideWhenUsed/>
    <w:rsid w:val="00190930"/>
    <w:rPr>
      <w:color w:val="0000FF"/>
      <w:u w:val="single"/>
    </w:rPr>
  </w:style>
  <w:style w:type="table" w:styleId="TableGrid">
    <w:name w:val="Table Grid"/>
    <w:basedOn w:val="TableNormal"/>
    <w:uiPriority w:val="59"/>
    <w:rsid w:val="0042362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AB5362"/>
  </w:style>
  <w:style w:type="paragraph" w:styleId="Header">
    <w:name w:val="header"/>
    <w:basedOn w:val="Normal"/>
    <w:link w:val="HeaderChar"/>
    <w:uiPriority w:val="99"/>
    <w:unhideWhenUsed/>
    <w:rsid w:val="00AB53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5362"/>
  </w:style>
  <w:style w:type="paragraph" w:styleId="Footer">
    <w:name w:val="footer"/>
    <w:basedOn w:val="Normal"/>
    <w:link w:val="FooterChar"/>
    <w:uiPriority w:val="99"/>
    <w:unhideWhenUsed/>
    <w:rsid w:val="00AB53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5362"/>
  </w:style>
  <w:style w:type="table" w:styleId="LightList-Accent2">
    <w:name w:val="Light List Accent 2"/>
    <w:basedOn w:val="TableNormal"/>
    <w:uiPriority w:val="61"/>
    <w:rsid w:val="00D25B5D"/>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Grid3-Accent2">
    <w:name w:val="Medium Grid 3 Accent 2"/>
    <w:basedOn w:val="TableNormal"/>
    <w:uiPriority w:val="69"/>
    <w:rsid w:val="00D25B5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olorfulGrid-Accent2">
    <w:name w:val="Colorful Grid Accent 2"/>
    <w:basedOn w:val="TableNormal"/>
    <w:uiPriority w:val="73"/>
    <w:rsid w:val="00D25B5D"/>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Shading1-Accent2">
    <w:name w:val="Medium Shading 1 Accent 2"/>
    <w:basedOn w:val="TableNormal"/>
    <w:uiPriority w:val="63"/>
    <w:rsid w:val="00D25B5D"/>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styleId="Revision">
    <w:name w:val="Revision"/>
    <w:hidden/>
    <w:uiPriority w:val="99"/>
    <w:semiHidden/>
    <w:rsid w:val="009A0FB4"/>
    <w:pPr>
      <w:spacing w:after="0" w:line="240" w:lineRule="auto"/>
    </w:pPr>
  </w:style>
  <w:style w:type="paragraph" w:styleId="TOC1">
    <w:name w:val="toc 1"/>
    <w:basedOn w:val="Normal"/>
    <w:next w:val="Normal"/>
    <w:autoRedefine/>
    <w:uiPriority w:val="39"/>
    <w:unhideWhenUsed/>
    <w:rsid w:val="00BF5ABB"/>
    <w:pPr>
      <w:spacing w:after="100"/>
    </w:pPr>
  </w:style>
  <w:style w:type="paragraph" w:styleId="TOC2">
    <w:name w:val="toc 2"/>
    <w:basedOn w:val="Normal"/>
    <w:next w:val="Normal"/>
    <w:autoRedefine/>
    <w:uiPriority w:val="39"/>
    <w:unhideWhenUsed/>
    <w:rsid w:val="00BF5ABB"/>
    <w:pPr>
      <w:spacing w:after="100"/>
      <w:ind w:left="220"/>
    </w:pPr>
  </w:style>
  <w:style w:type="paragraph" w:styleId="TOC3">
    <w:name w:val="toc 3"/>
    <w:basedOn w:val="Normal"/>
    <w:next w:val="Normal"/>
    <w:autoRedefine/>
    <w:uiPriority w:val="39"/>
    <w:unhideWhenUsed/>
    <w:rsid w:val="00BF5ABB"/>
    <w:pPr>
      <w:spacing w:after="100"/>
      <w:ind w:left="440"/>
    </w:pPr>
  </w:style>
  <w:style w:type="paragraph" w:styleId="NormalWeb">
    <w:name w:val="Normal (Web)"/>
    <w:basedOn w:val="Normal"/>
    <w:uiPriority w:val="99"/>
    <w:unhideWhenUsed/>
    <w:rsid w:val="00DB6E57"/>
    <w:pPr>
      <w:spacing w:before="100" w:beforeAutospacing="1" w:after="100" w:afterAutospacing="1" w:line="240" w:lineRule="auto"/>
      <w:jc w:val="left"/>
    </w:pPr>
    <w:rPr>
      <w:rFonts w:ascii="Times New Roman" w:eastAsia="Times New Roman" w:hAnsi="Times New Roman" w:cs="Times New Roman"/>
      <w:sz w:val="24"/>
      <w:szCs w:val="24"/>
      <w:lang w:bidi="ar-SA"/>
    </w:rPr>
  </w:style>
  <w:style w:type="paragraph" w:customStyle="1" w:styleId="version">
    <w:name w:val="version"/>
    <w:basedOn w:val="Normal"/>
    <w:rsid w:val="00DB6E57"/>
    <w:pPr>
      <w:spacing w:before="100" w:beforeAutospacing="1" w:after="100" w:afterAutospacing="1" w:line="240" w:lineRule="auto"/>
      <w:jc w:val="left"/>
    </w:pPr>
    <w:rPr>
      <w:rFonts w:ascii="Times New Roman" w:eastAsia="Times New Roman" w:hAnsi="Times New Roman" w:cs="Times New Roman"/>
      <w:sz w:val="24"/>
      <w:szCs w:val="24"/>
      <w:lang w:bidi="ar-SA"/>
    </w:rPr>
  </w:style>
  <w:style w:type="character" w:customStyle="1" w:styleId="st48">
    <w:name w:val="st48"/>
    <w:basedOn w:val="DefaultParagraphFont"/>
    <w:rsid w:val="00DB6E57"/>
  </w:style>
  <w:style w:type="character" w:customStyle="1" w:styleId="pie-foto">
    <w:name w:val="pie-foto"/>
    <w:basedOn w:val="DefaultParagraphFont"/>
    <w:rsid w:val="00DB6E57"/>
  </w:style>
  <w:style w:type="character" w:customStyle="1" w:styleId="st3391">
    <w:name w:val="st3391"/>
    <w:basedOn w:val="DefaultParagraphFont"/>
    <w:rsid w:val="00DB6E57"/>
  </w:style>
  <w:style w:type="character" w:customStyle="1" w:styleId="st5">
    <w:name w:val="st5"/>
    <w:basedOn w:val="DefaultParagraphFont"/>
    <w:rsid w:val="00DB6E57"/>
  </w:style>
  <w:style w:type="paragraph" w:styleId="FootnoteText">
    <w:name w:val="footnote text"/>
    <w:basedOn w:val="Normal"/>
    <w:link w:val="FootnoteTextChar"/>
    <w:uiPriority w:val="99"/>
    <w:semiHidden/>
    <w:unhideWhenUsed/>
    <w:rsid w:val="004A4B9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A4B95"/>
    <w:rPr>
      <w:sz w:val="20"/>
      <w:szCs w:val="20"/>
    </w:rPr>
  </w:style>
  <w:style w:type="character" w:styleId="FootnoteReference">
    <w:name w:val="footnote reference"/>
    <w:basedOn w:val="DefaultParagraphFont"/>
    <w:uiPriority w:val="99"/>
    <w:semiHidden/>
    <w:unhideWhenUsed/>
    <w:rsid w:val="004A4B9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3859">
      <w:bodyDiv w:val="1"/>
      <w:marLeft w:val="0"/>
      <w:marRight w:val="0"/>
      <w:marTop w:val="0"/>
      <w:marBottom w:val="0"/>
      <w:divBdr>
        <w:top w:val="none" w:sz="0" w:space="0" w:color="auto"/>
        <w:left w:val="none" w:sz="0" w:space="0" w:color="auto"/>
        <w:bottom w:val="none" w:sz="0" w:space="0" w:color="auto"/>
        <w:right w:val="none" w:sz="0" w:space="0" w:color="auto"/>
      </w:divBdr>
      <w:divsChild>
        <w:div w:id="635333176">
          <w:marLeft w:val="0"/>
          <w:marRight w:val="0"/>
          <w:marTop w:val="100"/>
          <w:marBottom w:val="100"/>
          <w:divBdr>
            <w:top w:val="none" w:sz="0" w:space="0" w:color="auto"/>
            <w:left w:val="none" w:sz="0" w:space="0" w:color="auto"/>
            <w:bottom w:val="none" w:sz="0" w:space="0" w:color="auto"/>
            <w:right w:val="none" w:sz="0" w:space="0" w:color="auto"/>
          </w:divBdr>
          <w:divsChild>
            <w:div w:id="222451459">
              <w:marLeft w:val="0"/>
              <w:marRight w:val="0"/>
              <w:marTop w:val="0"/>
              <w:marBottom w:val="0"/>
              <w:divBdr>
                <w:top w:val="none" w:sz="0" w:space="0" w:color="auto"/>
                <w:left w:val="none" w:sz="0" w:space="0" w:color="auto"/>
                <w:bottom w:val="none" w:sz="0" w:space="0" w:color="auto"/>
                <w:right w:val="none" w:sz="0" w:space="0" w:color="auto"/>
              </w:divBdr>
              <w:divsChild>
                <w:div w:id="648293824">
                  <w:marLeft w:val="0"/>
                  <w:marRight w:val="0"/>
                  <w:marTop w:val="0"/>
                  <w:marBottom w:val="150"/>
                  <w:divBdr>
                    <w:top w:val="none" w:sz="0" w:space="0" w:color="auto"/>
                    <w:left w:val="none" w:sz="0" w:space="0" w:color="auto"/>
                    <w:bottom w:val="none" w:sz="0" w:space="0" w:color="auto"/>
                    <w:right w:val="none" w:sz="0" w:space="0" w:color="auto"/>
                  </w:divBdr>
                  <w:divsChild>
                    <w:div w:id="1254823898">
                      <w:marLeft w:val="0"/>
                      <w:marRight w:val="0"/>
                      <w:marTop w:val="195"/>
                      <w:marBottom w:val="0"/>
                      <w:divBdr>
                        <w:top w:val="none" w:sz="0" w:space="0" w:color="auto"/>
                        <w:left w:val="none" w:sz="0" w:space="0" w:color="auto"/>
                        <w:bottom w:val="none" w:sz="0" w:space="0" w:color="auto"/>
                        <w:right w:val="none" w:sz="0" w:space="0" w:color="auto"/>
                      </w:divBdr>
                    </w:div>
                  </w:divsChild>
                </w:div>
                <w:div w:id="373429757">
                  <w:marLeft w:val="0"/>
                  <w:marRight w:val="0"/>
                  <w:marTop w:val="0"/>
                  <w:marBottom w:val="150"/>
                  <w:divBdr>
                    <w:top w:val="none" w:sz="0" w:space="0" w:color="auto"/>
                    <w:left w:val="none" w:sz="0" w:space="0" w:color="auto"/>
                    <w:bottom w:val="none" w:sz="0" w:space="0" w:color="auto"/>
                    <w:right w:val="none" w:sz="0" w:space="0" w:color="auto"/>
                  </w:divBdr>
                  <w:divsChild>
                    <w:div w:id="762724536">
                      <w:marLeft w:val="0"/>
                      <w:marRight w:val="0"/>
                      <w:marTop w:val="0"/>
                      <w:marBottom w:val="0"/>
                      <w:divBdr>
                        <w:top w:val="none" w:sz="0" w:space="0" w:color="auto"/>
                        <w:left w:val="none" w:sz="0" w:space="0" w:color="auto"/>
                        <w:bottom w:val="none" w:sz="0" w:space="0" w:color="auto"/>
                        <w:right w:val="none" w:sz="0" w:space="0" w:color="auto"/>
                      </w:divBdr>
                    </w:div>
                    <w:div w:id="1359164417">
                      <w:marLeft w:val="0"/>
                      <w:marRight w:val="0"/>
                      <w:marTop w:val="0"/>
                      <w:marBottom w:val="0"/>
                      <w:divBdr>
                        <w:top w:val="none" w:sz="0" w:space="0" w:color="auto"/>
                        <w:left w:val="none" w:sz="0" w:space="0" w:color="auto"/>
                        <w:bottom w:val="none" w:sz="0" w:space="0" w:color="auto"/>
                        <w:right w:val="none" w:sz="0" w:space="0" w:color="auto"/>
                      </w:divBdr>
                      <w:divsChild>
                        <w:div w:id="2047213880">
                          <w:marLeft w:val="0"/>
                          <w:marRight w:val="375"/>
                          <w:marTop w:val="0"/>
                          <w:marBottom w:val="150"/>
                          <w:divBdr>
                            <w:top w:val="none" w:sz="0" w:space="0" w:color="auto"/>
                            <w:left w:val="none" w:sz="0" w:space="0" w:color="auto"/>
                            <w:bottom w:val="none" w:sz="0" w:space="0" w:color="auto"/>
                            <w:right w:val="none" w:sz="0" w:space="0" w:color="auto"/>
                          </w:divBdr>
                        </w:div>
                      </w:divsChild>
                    </w:div>
                  </w:divsChild>
                </w:div>
                <w:div w:id="703947169">
                  <w:marLeft w:val="0"/>
                  <w:marRight w:val="0"/>
                  <w:marTop w:val="300"/>
                  <w:marBottom w:val="300"/>
                  <w:divBdr>
                    <w:top w:val="none" w:sz="0" w:space="0" w:color="auto"/>
                    <w:left w:val="none" w:sz="0" w:space="0" w:color="auto"/>
                    <w:bottom w:val="none" w:sz="0" w:space="0" w:color="auto"/>
                    <w:right w:val="none" w:sz="0" w:space="0" w:color="auto"/>
                  </w:divBdr>
                  <w:divsChild>
                    <w:div w:id="621880184">
                      <w:marLeft w:val="0"/>
                      <w:marRight w:val="0"/>
                      <w:marTop w:val="0"/>
                      <w:marBottom w:val="0"/>
                      <w:divBdr>
                        <w:top w:val="single" w:sz="6" w:space="0" w:color="999999"/>
                        <w:left w:val="none" w:sz="0" w:space="0" w:color="auto"/>
                        <w:bottom w:val="single" w:sz="6" w:space="0" w:color="999999"/>
                        <w:right w:val="none" w:sz="0" w:space="0" w:color="auto"/>
                      </w:divBdr>
                    </w:div>
                  </w:divsChild>
                </w:div>
              </w:divsChild>
            </w:div>
          </w:divsChild>
        </w:div>
      </w:divsChild>
    </w:div>
    <w:div w:id="227962755">
      <w:bodyDiv w:val="1"/>
      <w:marLeft w:val="0"/>
      <w:marRight w:val="0"/>
      <w:marTop w:val="0"/>
      <w:marBottom w:val="0"/>
      <w:divBdr>
        <w:top w:val="none" w:sz="0" w:space="0" w:color="auto"/>
        <w:left w:val="none" w:sz="0" w:space="0" w:color="auto"/>
        <w:bottom w:val="none" w:sz="0" w:space="0" w:color="auto"/>
        <w:right w:val="none" w:sz="0" w:space="0" w:color="auto"/>
      </w:divBdr>
    </w:div>
    <w:div w:id="280188836">
      <w:bodyDiv w:val="1"/>
      <w:marLeft w:val="0"/>
      <w:marRight w:val="0"/>
      <w:marTop w:val="0"/>
      <w:marBottom w:val="0"/>
      <w:divBdr>
        <w:top w:val="none" w:sz="0" w:space="0" w:color="auto"/>
        <w:left w:val="none" w:sz="0" w:space="0" w:color="auto"/>
        <w:bottom w:val="none" w:sz="0" w:space="0" w:color="auto"/>
        <w:right w:val="none" w:sz="0" w:space="0" w:color="auto"/>
      </w:divBdr>
    </w:div>
    <w:div w:id="701590999">
      <w:bodyDiv w:val="1"/>
      <w:marLeft w:val="0"/>
      <w:marRight w:val="0"/>
      <w:marTop w:val="0"/>
      <w:marBottom w:val="0"/>
      <w:divBdr>
        <w:top w:val="none" w:sz="0" w:space="0" w:color="auto"/>
        <w:left w:val="none" w:sz="0" w:space="0" w:color="auto"/>
        <w:bottom w:val="none" w:sz="0" w:space="0" w:color="auto"/>
        <w:right w:val="none" w:sz="0" w:space="0" w:color="auto"/>
      </w:divBdr>
      <w:divsChild>
        <w:div w:id="133109259">
          <w:marLeft w:val="547"/>
          <w:marRight w:val="0"/>
          <w:marTop w:val="0"/>
          <w:marBottom w:val="0"/>
          <w:divBdr>
            <w:top w:val="none" w:sz="0" w:space="0" w:color="auto"/>
            <w:left w:val="none" w:sz="0" w:space="0" w:color="auto"/>
            <w:bottom w:val="none" w:sz="0" w:space="0" w:color="auto"/>
            <w:right w:val="none" w:sz="0" w:space="0" w:color="auto"/>
          </w:divBdr>
        </w:div>
      </w:divsChild>
    </w:div>
    <w:div w:id="864294606">
      <w:bodyDiv w:val="1"/>
      <w:marLeft w:val="0"/>
      <w:marRight w:val="0"/>
      <w:marTop w:val="0"/>
      <w:marBottom w:val="0"/>
      <w:divBdr>
        <w:top w:val="none" w:sz="0" w:space="0" w:color="auto"/>
        <w:left w:val="none" w:sz="0" w:space="0" w:color="auto"/>
        <w:bottom w:val="none" w:sz="0" w:space="0" w:color="auto"/>
        <w:right w:val="none" w:sz="0" w:space="0" w:color="auto"/>
      </w:divBdr>
      <w:divsChild>
        <w:div w:id="767502834">
          <w:marLeft w:val="0"/>
          <w:marRight w:val="0"/>
          <w:marTop w:val="100"/>
          <w:marBottom w:val="100"/>
          <w:divBdr>
            <w:top w:val="none" w:sz="0" w:space="0" w:color="auto"/>
            <w:left w:val="none" w:sz="0" w:space="0" w:color="auto"/>
            <w:bottom w:val="none" w:sz="0" w:space="0" w:color="auto"/>
            <w:right w:val="none" w:sz="0" w:space="0" w:color="auto"/>
          </w:divBdr>
          <w:divsChild>
            <w:div w:id="264047461">
              <w:marLeft w:val="0"/>
              <w:marRight w:val="0"/>
              <w:marTop w:val="0"/>
              <w:marBottom w:val="0"/>
              <w:divBdr>
                <w:top w:val="none" w:sz="0" w:space="0" w:color="auto"/>
                <w:left w:val="none" w:sz="0" w:space="0" w:color="auto"/>
                <w:bottom w:val="none" w:sz="0" w:space="0" w:color="auto"/>
                <w:right w:val="none" w:sz="0" w:space="0" w:color="auto"/>
              </w:divBdr>
              <w:divsChild>
                <w:div w:id="386807100">
                  <w:marLeft w:val="0"/>
                  <w:marRight w:val="0"/>
                  <w:marTop w:val="0"/>
                  <w:marBottom w:val="150"/>
                  <w:divBdr>
                    <w:top w:val="none" w:sz="0" w:space="0" w:color="auto"/>
                    <w:left w:val="none" w:sz="0" w:space="0" w:color="auto"/>
                    <w:bottom w:val="none" w:sz="0" w:space="0" w:color="auto"/>
                    <w:right w:val="none" w:sz="0" w:space="0" w:color="auto"/>
                  </w:divBdr>
                  <w:divsChild>
                    <w:div w:id="458450308">
                      <w:marLeft w:val="0"/>
                      <w:marRight w:val="0"/>
                      <w:marTop w:val="195"/>
                      <w:marBottom w:val="0"/>
                      <w:divBdr>
                        <w:top w:val="none" w:sz="0" w:space="0" w:color="auto"/>
                        <w:left w:val="none" w:sz="0" w:space="0" w:color="auto"/>
                        <w:bottom w:val="none" w:sz="0" w:space="0" w:color="auto"/>
                        <w:right w:val="none" w:sz="0" w:space="0" w:color="auto"/>
                      </w:divBdr>
                    </w:div>
                  </w:divsChild>
                </w:div>
                <w:div w:id="2067102687">
                  <w:marLeft w:val="0"/>
                  <w:marRight w:val="0"/>
                  <w:marTop w:val="0"/>
                  <w:marBottom w:val="150"/>
                  <w:divBdr>
                    <w:top w:val="none" w:sz="0" w:space="0" w:color="auto"/>
                    <w:left w:val="none" w:sz="0" w:space="0" w:color="auto"/>
                    <w:bottom w:val="none" w:sz="0" w:space="0" w:color="auto"/>
                    <w:right w:val="none" w:sz="0" w:space="0" w:color="auto"/>
                  </w:divBdr>
                  <w:divsChild>
                    <w:div w:id="1199398186">
                      <w:marLeft w:val="0"/>
                      <w:marRight w:val="0"/>
                      <w:marTop w:val="0"/>
                      <w:marBottom w:val="0"/>
                      <w:divBdr>
                        <w:top w:val="none" w:sz="0" w:space="0" w:color="auto"/>
                        <w:left w:val="none" w:sz="0" w:space="0" w:color="auto"/>
                        <w:bottom w:val="none" w:sz="0" w:space="0" w:color="auto"/>
                        <w:right w:val="none" w:sz="0" w:space="0" w:color="auto"/>
                      </w:divBdr>
                    </w:div>
                    <w:div w:id="950665706">
                      <w:marLeft w:val="0"/>
                      <w:marRight w:val="0"/>
                      <w:marTop w:val="0"/>
                      <w:marBottom w:val="0"/>
                      <w:divBdr>
                        <w:top w:val="none" w:sz="0" w:space="0" w:color="auto"/>
                        <w:left w:val="none" w:sz="0" w:space="0" w:color="auto"/>
                        <w:bottom w:val="none" w:sz="0" w:space="0" w:color="auto"/>
                        <w:right w:val="none" w:sz="0" w:space="0" w:color="auto"/>
                      </w:divBdr>
                      <w:divsChild>
                        <w:div w:id="1102382282">
                          <w:marLeft w:val="0"/>
                          <w:marRight w:val="375"/>
                          <w:marTop w:val="0"/>
                          <w:marBottom w:val="150"/>
                          <w:divBdr>
                            <w:top w:val="none" w:sz="0" w:space="0" w:color="auto"/>
                            <w:left w:val="none" w:sz="0" w:space="0" w:color="auto"/>
                            <w:bottom w:val="none" w:sz="0" w:space="0" w:color="auto"/>
                            <w:right w:val="none" w:sz="0" w:space="0" w:color="auto"/>
                          </w:divBdr>
                        </w:div>
                      </w:divsChild>
                    </w:div>
                  </w:divsChild>
                </w:div>
                <w:div w:id="465049635">
                  <w:marLeft w:val="0"/>
                  <w:marRight w:val="0"/>
                  <w:marTop w:val="300"/>
                  <w:marBottom w:val="300"/>
                  <w:divBdr>
                    <w:top w:val="none" w:sz="0" w:space="0" w:color="auto"/>
                    <w:left w:val="none" w:sz="0" w:space="0" w:color="auto"/>
                    <w:bottom w:val="none" w:sz="0" w:space="0" w:color="auto"/>
                    <w:right w:val="none" w:sz="0" w:space="0" w:color="auto"/>
                  </w:divBdr>
                  <w:divsChild>
                    <w:div w:id="1348602492">
                      <w:marLeft w:val="0"/>
                      <w:marRight w:val="0"/>
                      <w:marTop w:val="0"/>
                      <w:marBottom w:val="0"/>
                      <w:divBdr>
                        <w:top w:val="single" w:sz="6" w:space="0" w:color="999999"/>
                        <w:left w:val="none" w:sz="0" w:space="0" w:color="auto"/>
                        <w:bottom w:val="single" w:sz="6" w:space="0" w:color="999999"/>
                        <w:right w:val="none" w:sz="0" w:space="0" w:color="auto"/>
                      </w:divBdr>
                    </w:div>
                  </w:divsChild>
                </w:div>
              </w:divsChild>
            </w:div>
          </w:divsChild>
        </w:div>
      </w:divsChild>
    </w:div>
    <w:div w:id="935476174">
      <w:bodyDiv w:val="1"/>
      <w:marLeft w:val="0"/>
      <w:marRight w:val="0"/>
      <w:marTop w:val="0"/>
      <w:marBottom w:val="0"/>
      <w:divBdr>
        <w:top w:val="none" w:sz="0" w:space="0" w:color="auto"/>
        <w:left w:val="none" w:sz="0" w:space="0" w:color="auto"/>
        <w:bottom w:val="none" w:sz="0" w:space="0" w:color="auto"/>
        <w:right w:val="none" w:sz="0" w:space="0" w:color="auto"/>
      </w:divBdr>
    </w:div>
    <w:div w:id="960570745">
      <w:bodyDiv w:val="1"/>
      <w:marLeft w:val="0"/>
      <w:marRight w:val="0"/>
      <w:marTop w:val="0"/>
      <w:marBottom w:val="0"/>
      <w:divBdr>
        <w:top w:val="none" w:sz="0" w:space="0" w:color="auto"/>
        <w:left w:val="none" w:sz="0" w:space="0" w:color="auto"/>
        <w:bottom w:val="none" w:sz="0" w:space="0" w:color="auto"/>
        <w:right w:val="none" w:sz="0" w:space="0" w:color="auto"/>
      </w:divBdr>
      <w:divsChild>
        <w:div w:id="1176963167">
          <w:marLeft w:val="0"/>
          <w:marRight w:val="0"/>
          <w:marTop w:val="240"/>
          <w:marBottom w:val="400"/>
          <w:divBdr>
            <w:top w:val="single" w:sz="6" w:space="31" w:color="CCCCCC"/>
            <w:left w:val="single" w:sz="6" w:space="31" w:color="CCCCCC"/>
            <w:bottom w:val="single" w:sz="12" w:space="31" w:color="BBBBBB"/>
            <w:right w:val="single" w:sz="12" w:space="31" w:color="BBBBBB"/>
          </w:divBdr>
          <w:divsChild>
            <w:div w:id="346057069">
              <w:marLeft w:val="0"/>
              <w:marRight w:val="0"/>
              <w:marTop w:val="0"/>
              <w:marBottom w:val="0"/>
              <w:divBdr>
                <w:top w:val="none" w:sz="0" w:space="0" w:color="auto"/>
                <w:left w:val="none" w:sz="0" w:space="0" w:color="auto"/>
                <w:bottom w:val="none" w:sz="0" w:space="0" w:color="auto"/>
                <w:right w:val="none" w:sz="0" w:space="0" w:color="auto"/>
              </w:divBdr>
            </w:div>
            <w:div w:id="332688053">
              <w:marLeft w:val="0"/>
              <w:marRight w:val="0"/>
              <w:marTop w:val="0"/>
              <w:marBottom w:val="0"/>
              <w:divBdr>
                <w:top w:val="none" w:sz="0" w:space="0" w:color="auto"/>
                <w:left w:val="none" w:sz="0" w:space="0" w:color="auto"/>
                <w:bottom w:val="none" w:sz="0" w:space="0" w:color="auto"/>
                <w:right w:val="none" w:sz="0" w:space="0" w:color="auto"/>
              </w:divBdr>
            </w:div>
            <w:div w:id="1549802798">
              <w:marLeft w:val="0"/>
              <w:marRight w:val="0"/>
              <w:marTop w:val="0"/>
              <w:marBottom w:val="0"/>
              <w:divBdr>
                <w:top w:val="none" w:sz="0" w:space="0" w:color="auto"/>
                <w:left w:val="none" w:sz="0" w:space="0" w:color="auto"/>
                <w:bottom w:val="none" w:sz="0" w:space="0" w:color="auto"/>
                <w:right w:val="none" w:sz="0" w:space="0" w:color="auto"/>
              </w:divBdr>
            </w:div>
            <w:div w:id="187376256">
              <w:marLeft w:val="0"/>
              <w:marRight w:val="0"/>
              <w:marTop w:val="0"/>
              <w:marBottom w:val="0"/>
              <w:divBdr>
                <w:top w:val="none" w:sz="0" w:space="0" w:color="auto"/>
                <w:left w:val="none" w:sz="0" w:space="0" w:color="auto"/>
                <w:bottom w:val="none" w:sz="0" w:space="0" w:color="auto"/>
                <w:right w:val="none" w:sz="0" w:space="0" w:color="auto"/>
              </w:divBdr>
            </w:div>
            <w:div w:id="192769183">
              <w:marLeft w:val="0"/>
              <w:marRight w:val="0"/>
              <w:marTop w:val="0"/>
              <w:marBottom w:val="0"/>
              <w:divBdr>
                <w:top w:val="none" w:sz="0" w:space="0" w:color="auto"/>
                <w:left w:val="none" w:sz="0" w:space="0" w:color="auto"/>
                <w:bottom w:val="none" w:sz="0" w:space="0" w:color="auto"/>
                <w:right w:val="none" w:sz="0" w:space="0" w:color="auto"/>
              </w:divBdr>
            </w:div>
            <w:div w:id="1009137367">
              <w:marLeft w:val="0"/>
              <w:marRight w:val="0"/>
              <w:marTop w:val="0"/>
              <w:marBottom w:val="0"/>
              <w:divBdr>
                <w:top w:val="none" w:sz="0" w:space="0" w:color="auto"/>
                <w:left w:val="none" w:sz="0" w:space="0" w:color="auto"/>
                <w:bottom w:val="none" w:sz="0" w:space="0" w:color="auto"/>
                <w:right w:val="none" w:sz="0" w:space="0" w:color="auto"/>
              </w:divBdr>
            </w:div>
            <w:div w:id="1767726787">
              <w:marLeft w:val="0"/>
              <w:marRight w:val="0"/>
              <w:marTop w:val="0"/>
              <w:marBottom w:val="0"/>
              <w:divBdr>
                <w:top w:val="none" w:sz="0" w:space="0" w:color="auto"/>
                <w:left w:val="none" w:sz="0" w:space="0" w:color="auto"/>
                <w:bottom w:val="none" w:sz="0" w:space="0" w:color="auto"/>
                <w:right w:val="none" w:sz="0" w:space="0" w:color="auto"/>
              </w:divBdr>
            </w:div>
            <w:div w:id="211112079">
              <w:marLeft w:val="0"/>
              <w:marRight w:val="0"/>
              <w:marTop w:val="0"/>
              <w:marBottom w:val="0"/>
              <w:divBdr>
                <w:top w:val="none" w:sz="0" w:space="0" w:color="auto"/>
                <w:left w:val="none" w:sz="0" w:space="0" w:color="auto"/>
                <w:bottom w:val="none" w:sz="0" w:space="0" w:color="auto"/>
                <w:right w:val="none" w:sz="0" w:space="0" w:color="auto"/>
              </w:divBdr>
            </w:div>
            <w:div w:id="328216513">
              <w:marLeft w:val="0"/>
              <w:marRight w:val="0"/>
              <w:marTop w:val="0"/>
              <w:marBottom w:val="0"/>
              <w:divBdr>
                <w:top w:val="none" w:sz="0" w:space="0" w:color="auto"/>
                <w:left w:val="none" w:sz="0" w:space="0" w:color="auto"/>
                <w:bottom w:val="none" w:sz="0" w:space="0" w:color="auto"/>
                <w:right w:val="none" w:sz="0" w:space="0" w:color="auto"/>
              </w:divBdr>
            </w:div>
            <w:div w:id="555432485">
              <w:marLeft w:val="0"/>
              <w:marRight w:val="0"/>
              <w:marTop w:val="0"/>
              <w:marBottom w:val="0"/>
              <w:divBdr>
                <w:top w:val="none" w:sz="0" w:space="0" w:color="auto"/>
                <w:left w:val="none" w:sz="0" w:space="0" w:color="auto"/>
                <w:bottom w:val="none" w:sz="0" w:space="0" w:color="auto"/>
                <w:right w:val="none" w:sz="0" w:space="0" w:color="auto"/>
              </w:divBdr>
            </w:div>
            <w:div w:id="1199705287">
              <w:marLeft w:val="0"/>
              <w:marRight w:val="0"/>
              <w:marTop w:val="0"/>
              <w:marBottom w:val="0"/>
              <w:divBdr>
                <w:top w:val="none" w:sz="0" w:space="0" w:color="auto"/>
                <w:left w:val="none" w:sz="0" w:space="0" w:color="auto"/>
                <w:bottom w:val="none" w:sz="0" w:space="0" w:color="auto"/>
                <w:right w:val="none" w:sz="0" w:space="0" w:color="auto"/>
              </w:divBdr>
            </w:div>
            <w:div w:id="943994090">
              <w:marLeft w:val="0"/>
              <w:marRight w:val="0"/>
              <w:marTop w:val="0"/>
              <w:marBottom w:val="0"/>
              <w:divBdr>
                <w:top w:val="none" w:sz="0" w:space="0" w:color="auto"/>
                <w:left w:val="none" w:sz="0" w:space="0" w:color="auto"/>
                <w:bottom w:val="none" w:sz="0" w:space="0" w:color="auto"/>
                <w:right w:val="none" w:sz="0" w:space="0" w:color="auto"/>
              </w:divBdr>
            </w:div>
            <w:div w:id="441456563">
              <w:marLeft w:val="0"/>
              <w:marRight w:val="0"/>
              <w:marTop w:val="0"/>
              <w:marBottom w:val="0"/>
              <w:divBdr>
                <w:top w:val="none" w:sz="0" w:space="0" w:color="auto"/>
                <w:left w:val="none" w:sz="0" w:space="0" w:color="auto"/>
                <w:bottom w:val="none" w:sz="0" w:space="0" w:color="auto"/>
                <w:right w:val="none" w:sz="0" w:space="0" w:color="auto"/>
              </w:divBdr>
            </w:div>
            <w:div w:id="832796674">
              <w:marLeft w:val="0"/>
              <w:marRight w:val="0"/>
              <w:marTop w:val="0"/>
              <w:marBottom w:val="0"/>
              <w:divBdr>
                <w:top w:val="none" w:sz="0" w:space="0" w:color="auto"/>
                <w:left w:val="none" w:sz="0" w:space="0" w:color="auto"/>
                <w:bottom w:val="none" w:sz="0" w:space="0" w:color="auto"/>
                <w:right w:val="none" w:sz="0" w:space="0" w:color="auto"/>
              </w:divBdr>
            </w:div>
            <w:div w:id="396975617">
              <w:marLeft w:val="0"/>
              <w:marRight w:val="0"/>
              <w:marTop w:val="0"/>
              <w:marBottom w:val="0"/>
              <w:divBdr>
                <w:top w:val="none" w:sz="0" w:space="0" w:color="auto"/>
                <w:left w:val="none" w:sz="0" w:space="0" w:color="auto"/>
                <w:bottom w:val="none" w:sz="0" w:space="0" w:color="auto"/>
                <w:right w:val="none" w:sz="0" w:space="0" w:color="auto"/>
              </w:divBdr>
            </w:div>
            <w:div w:id="2106993830">
              <w:marLeft w:val="0"/>
              <w:marRight w:val="0"/>
              <w:marTop w:val="0"/>
              <w:marBottom w:val="0"/>
              <w:divBdr>
                <w:top w:val="none" w:sz="0" w:space="0" w:color="auto"/>
                <w:left w:val="none" w:sz="0" w:space="0" w:color="auto"/>
                <w:bottom w:val="none" w:sz="0" w:space="0" w:color="auto"/>
                <w:right w:val="none" w:sz="0" w:space="0" w:color="auto"/>
              </w:divBdr>
            </w:div>
            <w:div w:id="1947150403">
              <w:marLeft w:val="0"/>
              <w:marRight w:val="0"/>
              <w:marTop w:val="0"/>
              <w:marBottom w:val="0"/>
              <w:divBdr>
                <w:top w:val="none" w:sz="0" w:space="0" w:color="auto"/>
                <w:left w:val="none" w:sz="0" w:space="0" w:color="auto"/>
                <w:bottom w:val="none" w:sz="0" w:space="0" w:color="auto"/>
                <w:right w:val="none" w:sz="0" w:space="0" w:color="auto"/>
              </w:divBdr>
            </w:div>
            <w:div w:id="905649929">
              <w:marLeft w:val="0"/>
              <w:marRight w:val="0"/>
              <w:marTop w:val="0"/>
              <w:marBottom w:val="0"/>
              <w:divBdr>
                <w:top w:val="none" w:sz="0" w:space="0" w:color="auto"/>
                <w:left w:val="none" w:sz="0" w:space="0" w:color="auto"/>
                <w:bottom w:val="none" w:sz="0" w:space="0" w:color="auto"/>
                <w:right w:val="none" w:sz="0" w:space="0" w:color="auto"/>
              </w:divBdr>
            </w:div>
            <w:div w:id="894900792">
              <w:marLeft w:val="0"/>
              <w:marRight w:val="0"/>
              <w:marTop w:val="0"/>
              <w:marBottom w:val="0"/>
              <w:divBdr>
                <w:top w:val="none" w:sz="0" w:space="0" w:color="auto"/>
                <w:left w:val="none" w:sz="0" w:space="0" w:color="auto"/>
                <w:bottom w:val="none" w:sz="0" w:space="0" w:color="auto"/>
                <w:right w:val="none" w:sz="0" w:space="0" w:color="auto"/>
              </w:divBdr>
            </w:div>
            <w:div w:id="1630625484">
              <w:marLeft w:val="0"/>
              <w:marRight w:val="0"/>
              <w:marTop w:val="0"/>
              <w:marBottom w:val="0"/>
              <w:divBdr>
                <w:top w:val="none" w:sz="0" w:space="0" w:color="auto"/>
                <w:left w:val="none" w:sz="0" w:space="0" w:color="auto"/>
                <w:bottom w:val="none" w:sz="0" w:space="0" w:color="auto"/>
                <w:right w:val="none" w:sz="0" w:space="0" w:color="auto"/>
              </w:divBdr>
            </w:div>
            <w:div w:id="1349678126">
              <w:marLeft w:val="0"/>
              <w:marRight w:val="0"/>
              <w:marTop w:val="0"/>
              <w:marBottom w:val="0"/>
              <w:divBdr>
                <w:top w:val="none" w:sz="0" w:space="0" w:color="auto"/>
                <w:left w:val="none" w:sz="0" w:space="0" w:color="auto"/>
                <w:bottom w:val="none" w:sz="0" w:space="0" w:color="auto"/>
                <w:right w:val="none" w:sz="0" w:space="0" w:color="auto"/>
              </w:divBdr>
            </w:div>
            <w:div w:id="987972741">
              <w:marLeft w:val="0"/>
              <w:marRight w:val="0"/>
              <w:marTop w:val="0"/>
              <w:marBottom w:val="0"/>
              <w:divBdr>
                <w:top w:val="none" w:sz="0" w:space="0" w:color="auto"/>
                <w:left w:val="none" w:sz="0" w:space="0" w:color="auto"/>
                <w:bottom w:val="none" w:sz="0" w:space="0" w:color="auto"/>
                <w:right w:val="none" w:sz="0" w:space="0" w:color="auto"/>
              </w:divBdr>
            </w:div>
            <w:div w:id="1264994820">
              <w:marLeft w:val="0"/>
              <w:marRight w:val="0"/>
              <w:marTop w:val="0"/>
              <w:marBottom w:val="0"/>
              <w:divBdr>
                <w:top w:val="none" w:sz="0" w:space="0" w:color="auto"/>
                <w:left w:val="none" w:sz="0" w:space="0" w:color="auto"/>
                <w:bottom w:val="none" w:sz="0" w:space="0" w:color="auto"/>
                <w:right w:val="none" w:sz="0" w:space="0" w:color="auto"/>
              </w:divBdr>
            </w:div>
            <w:div w:id="192303455">
              <w:marLeft w:val="0"/>
              <w:marRight w:val="0"/>
              <w:marTop w:val="0"/>
              <w:marBottom w:val="0"/>
              <w:divBdr>
                <w:top w:val="none" w:sz="0" w:space="0" w:color="auto"/>
                <w:left w:val="none" w:sz="0" w:space="0" w:color="auto"/>
                <w:bottom w:val="none" w:sz="0" w:space="0" w:color="auto"/>
                <w:right w:val="none" w:sz="0" w:space="0" w:color="auto"/>
              </w:divBdr>
            </w:div>
            <w:div w:id="1147863243">
              <w:marLeft w:val="0"/>
              <w:marRight w:val="0"/>
              <w:marTop w:val="0"/>
              <w:marBottom w:val="0"/>
              <w:divBdr>
                <w:top w:val="none" w:sz="0" w:space="0" w:color="auto"/>
                <w:left w:val="none" w:sz="0" w:space="0" w:color="auto"/>
                <w:bottom w:val="none" w:sz="0" w:space="0" w:color="auto"/>
                <w:right w:val="none" w:sz="0" w:space="0" w:color="auto"/>
              </w:divBdr>
            </w:div>
            <w:div w:id="2107573589">
              <w:marLeft w:val="0"/>
              <w:marRight w:val="0"/>
              <w:marTop w:val="0"/>
              <w:marBottom w:val="0"/>
              <w:divBdr>
                <w:top w:val="none" w:sz="0" w:space="0" w:color="auto"/>
                <w:left w:val="none" w:sz="0" w:space="0" w:color="auto"/>
                <w:bottom w:val="none" w:sz="0" w:space="0" w:color="auto"/>
                <w:right w:val="none" w:sz="0" w:space="0" w:color="auto"/>
              </w:divBdr>
            </w:div>
            <w:div w:id="559829914">
              <w:marLeft w:val="0"/>
              <w:marRight w:val="0"/>
              <w:marTop w:val="0"/>
              <w:marBottom w:val="0"/>
              <w:divBdr>
                <w:top w:val="none" w:sz="0" w:space="0" w:color="auto"/>
                <w:left w:val="none" w:sz="0" w:space="0" w:color="auto"/>
                <w:bottom w:val="none" w:sz="0" w:space="0" w:color="auto"/>
                <w:right w:val="none" w:sz="0" w:space="0" w:color="auto"/>
              </w:divBdr>
            </w:div>
            <w:div w:id="1254237720">
              <w:marLeft w:val="0"/>
              <w:marRight w:val="0"/>
              <w:marTop w:val="0"/>
              <w:marBottom w:val="0"/>
              <w:divBdr>
                <w:top w:val="none" w:sz="0" w:space="0" w:color="auto"/>
                <w:left w:val="none" w:sz="0" w:space="0" w:color="auto"/>
                <w:bottom w:val="none" w:sz="0" w:space="0" w:color="auto"/>
                <w:right w:val="none" w:sz="0" w:space="0" w:color="auto"/>
              </w:divBdr>
            </w:div>
            <w:div w:id="213780927">
              <w:marLeft w:val="0"/>
              <w:marRight w:val="0"/>
              <w:marTop w:val="0"/>
              <w:marBottom w:val="0"/>
              <w:divBdr>
                <w:top w:val="none" w:sz="0" w:space="0" w:color="auto"/>
                <w:left w:val="none" w:sz="0" w:space="0" w:color="auto"/>
                <w:bottom w:val="none" w:sz="0" w:space="0" w:color="auto"/>
                <w:right w:val="none" w:sz="0" w:space="0" w:color="auto"/>
              </w:divBdr>
            </w:div>
            <w:div w:id="777679121">
              <w:marLeft w:val="0"/>
              <w:marRight w:val="0"/>
              <w:marTop w:val="0"/>
              <w:marBottom w:val="0"/>
              <w:divBdr>
                <w:top w:val="none" w:sz="0" w:space="0" w:color="auto"/>
                <w:left w:val="none" w:sz="0" w:space="0" w:color="auto"/>
                <w:bottom w:val="none" w:sz="0" w:space="0" w:color="auto"/>
                <w:right w:val="none" w:sz="0" w:space="0" w:color="auto"/>
              </w:divBdr>
            </w:div>
            <w:div w:id="906955260">
              <w:marLeft w:val="0"/>
              <w:marRight w:val="0"/>
              <w:marTop w:val="0"/>
              <w:marBottom w:val="0"/>
              <w:divBdr>
                <w:top w:val="none" w:sz="0" w:space="0" w:color="auto"/>
                <w:left w:val="none" w:sz="0" w:space="0" w:color="auto"/>
                <w:bottom w:val="none" w:sz="0" w:space="0" w:color="auto"/>
                <w:right w:val="none" w:sz="0" w:space="0" w:color="auto"/>
              </w:divBdr>
            </w:div>
            <w:div w:id="490870064">
              <w:marLeft w:val="0"/>
              <w:marRight w:val="0"/>
              <w:marTop w:val="0"/>
              <w:marBottom w:val="0"/>
              <w:divBdr>
                <w:top w:val="none" w:sz="0" w:space="0" w:color="auto"/>
                <w:left w:val="none" w:sz="0" w:space="0" w:color="auto"/>
                <w:bottom w:val="none" w:sz="0" w:space="0" w:color="auto"/>
                <w:right w:val="none" w:sz="0" w:space="0" w:color="auto"/>
              </w:divBdr>
            </w:div>
            <w:div w:id="1795756161">
              <w:marLeft w:val="0"/>
              <w:marRight w:val="0"/>
              <w:marTop w:val="0"/>
              <w:marBottom w:val="0"/>
              <w:divBdr>
                <w:top w:val="none" w:sz="0" w:space="0" w:color="auto"/>
                <w:left w:val="none" w:sz="0" w:space="0" w:color="auto"/>
                <w:bottom w:val="none" w:sz="0" w:space="0" w:color="auto"/>
                <w:right w:val="none" w:sz="0" w:space="0" w:color="auto"/>
              </w:divBdr>
            </w:div>
            <w:div w:id="53191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96336">
      <w:bodyDiv w:val="1"/>
      <w:marLeft w:val="0"/>
      <w:marRight w:val="0"/>
      <w:marTop w:val="0"/>
      <w:marBottom w:val="0"/>
      <w:divBdr>
        <w:top w:val="none" w:sz="0" w:space="0" w:color="auto"/>
        <w:left w:val="none" w:sz="0" w:space="0" w:color="auto"/>
        <w:bottom w:val="none" w:sz="0" w:space="0" w:color="auto"/>
        <w:right w:val="none" w:sz="0" w:space="0" w:color="auto"/>
      </w:divBdr>
      <w:divsChild>
        <w:div w:id="1371033311">
          <w:marLeft w:val="0"/>
          <w:marRight w:val="0"/>
          <w:marTop w:val="240"/>
          <w:marBottom w:val="400"/>
          <w:divBdr>
            <w:top w:val="single" w:sz="6" w:space="31" w:color="CCCCCC"/>
            <w:left w:val="single" w:sz="6" w:space="31" w:color="CCCCCC"/>
            <w:bottom w:val="single" w:sz="12" w:space="31" w:color="BBBBBB"/>
            <w:right w:val="single" w:sz="12" w:space="31" w:color="BBBBBB"/>
          </w:divBdr>
          <w:divsChild>
            <w:div w:id="340133458">
              <w:marLeft w:val="0"/>
              <w:marRight w:val="0"/>
              <w:marTop w:val="0"/>
              <w:marBottom w:val="0"/>
              <w:divBdr>
                <w:top w:val="none" w:sz="0" w:space="0" w:color="auto"/>
                <w:left w:val="none" w:sz="0" w:space="0" w:color="auto"/>
                <w:bottom w:val="none" w:sz="0" w:space="0" w:color="auto"/>
                <w:right w:val="none" w:sz="0" w:space="0" w:color="auto"/>
              </w:divBdr>
            </w:div>
            <w:div w:id="176701208">
              <w:marLeft w:val="0"/>
              <w:marRight w:val="0"/>
              <w:marTop w:val="0"/>
              <w:marBottom w:val="0"/>
              <w:divBdr>
                <w:top w:val="none" w:sz="0" w:space="0" w:color="auto"/>
                <w:left w:val="none" w:sz="0" w:space="0" w:color="auto"/>
                <w:bottom w:val="none" w:sz="0" w:space="0" w:color="auto"/>
                <w:right w:val="none" w:sz="0" w:space="0" w:color="auto"/>
              </w:divBdr>
            </w:div>
            <w:div w:id="357242271">
              <w:marLeft w:val="0"/>
              <w:marRight w:val="0"/>
              <w:marTop w:val="0"/>
              <w:marBottom w:val="0"/>
              <w:divBdr>
                <w:top w:val="none" w:sz="0" w:space="0" w:color="auto"/>
                <w:left w:val="none" w:sz="0" w:space="0" w:color="auto"/>
                <w:bottom w:val="none" w:sz="0" w:space="0" w:color="auto"/>
                <w:right w:val="none" w:sz="0" w:space="0" w:color="auto"/>
              </w:divBdr>
            </w:div>
            <w:div w:id="355233307">
              <w:marLeft w:val="0"/>
              <w:marRight w:val="0"/>
              <w:marTop w:val="0"/>
              <w:marBottom w:val="0"/>
              <w:divBdr>
                <w:top w:val="none" w:sz="0" w:space="0" w:color="auto"/>
                <w:left w:val="none" w:sz="0" w:space="0" w:color="auto"/>
                <w:bottom w:val="none" w:sz="0" w:space="0" w:color="auto"/>
                <w:right w:val="none" w:sz="0" w:space="0" w:color="auto"/>
              </w:divBdr>
            </w:div>
            <w:div w:id="805509457">
              <w:marLeft w:val="0"/>
              <w:marRight w:val="0"/>
              <w:marTop w:val="0"/>
              <w:marBottom w:val="0"/>
              <w:divBdr>
                <w:top w:val="none" w:sz="0" w:space="0" w:color="auto"/>
                <w:left w:val="none" w:sz="0" w:space="0" w:color="auto"/>
                <w:bottom w:val="none" w:sz="0" w:space="0" w:color="auto"/>
                <w:right w:val="none" w:sz="0" w:space="0" w:color="auto"/>
              </w:divBdr>
            </w:div>
            <w:div w:id="1213930092">
              <w:marLeft w:val="0"/>
              <w:marRight w:val="0"/>
              <w:marTop w:val="0"/>
              <w:marBottom w:val="0"/>
              <w:divBdr>
                <w:top w:val="none" w:sz="0" w:space="0" w:color="auto"/>
                <w:left w:val="none" w:sz="0" w:space="0" w:color="auto"/>
                <w:bottom w:val="none" w:sz="0" w:space="0" w:color="auto"/>
                <w:right w:val="none" w:sz="0" w:space="0" w:color="auto"/>
              </w:divBdr>
            </w:div>
            <w:div w:id="878130776">
              <w:marLeft w:val="0"/>
              <w:marRight w:val="0"/>
              <w:marTop w:val="0"/>
              <w:marBottom w:val="0"/>
              <w:divBdr>
                <w:top w:val="none" w:sz="0" w:space="0" w:color="auto"/>
                <w:left w:val="none" w:sz="0" w:space="0" w:color="auto"/>
                <w:bottom w:val="none" w:sz="0" w:space="0" w:color="auto"/>
                <w:right w:val="none" w:sz="0" w:space="0" w:color="auto"/>
              </w:divBdr>
            </w:div>
            <w:div w:id="1508867159">
              <w:marLeft w:val="0"/>
              <w:marRight w:val="0"/>
              <w:marTop w:val="0"/>
              <w:marBottom w:val="0"/>
              <w:divBdr>
                <w:top w:val="none" w:sz="0" w:space="0" w:color="auto"/>
                <w:left w:val="none" w:sz="0" w:space="0" w:color="auto"/>
                <w:bottom w:val="none" w:sz="0" w:space="0" w:color="auto"/>
                <w:right w:val="none" w:sz="0" w:space="0" w:color="auto"/>
              </w:divBdr>
            </w:div>
            <w:div w:id="1367372372">
              <w:marLeft w:val="0"/>
              <w:marRight w:val="0"/>
              <w:marTop w:val="0"/>
              <w:marBottom w:val="0"/>
              <w:divBdr>
                <w:top w:val="none" w:sz="0" w:space="0" w:color="auto"/>
                <w:left w:val="none" w:sz="0" w:space="0" w:color="auto"/>
                <w:bottom w:val="none" w:sz="0" w:space="0" w:color="auto"/>
                <w:right w:val="none" w:sz="0" w:space="0" w:color="auto"/>
              </w:divBdr>
            </w:div>
            <w:div w:id="867791623">
              <w:marLeft w:val="0"/>
              <w:marRight w:val="0"/>
              <w:marTop w:val="0"/>
              <w:marBottom w:val="0"/>
              <w:divBdr>
                <w:top w:val="none" w:sz="0" w:space="0" w:color="auto"/>
                <w:left w:val="none" w:sz="0" w:space="0" w:color="auto"/>
                <w:bottom w:val="none" w:sz="0" w:space="0" w:color="auto"/>
                <w:right w:val="none" w:sz="0" w:space="0" w:color="auto"/>
              </w:divBdr>
            </w:div>
            <w:div w:id="103113409">
              <w:marLeft w:val="0"/>
              <w:marRight w:val="0"/>
              <w:marTop w:val="0"/>
              <w:marBottom w:val="0"/>
              <w:divBdr>
                <w:top w:val="none" w:sz="0" w:space="0" w:color="auto"/>
                <w:left w:val="none" w:sz="0" w:space="0" w:color="auto"/>
                <w:bottom w:val="none" w:sz="0" w:space="0" w:color="auto"/>
                <w:right w:val="none" w:sz="0" w:space="0" w:color="auto"/>
              </w:divBdr>
            </w:div>
            <w:div w:id="602110035">
              <w:marLeft w:val="0"/>
              <w:marRight w:val="0"/>
              <w:marTop w:val="0"/>
              <w:marBottom w:val="0"/>
              <w:divBdr>
                <w:top w:val="none" w:sz="0" w:space="0" w:color="auto"/>
                <w:left w:val="none" w:sz="0" w:space="0" w:color="auto"/>
                <w:bottom w:val="none" w:sz="0" w:space="0" w:color="auto"/>
                <w:right w:val="none" w:sz="0" w:space="0" w:color="auto"/>
              </w:divBdr>
            </w:div>
            <w:div w:id="1039815815">
              <w:marLeft w:val="0"/>
              <w:marRight w:val="0"/>
              <w:marTop w:val="0"/>
              <w:marBottom w:val="0"/>
              <w:divBdr>
                <w:top w:val="none" w:sz="0" w:space="0" w:color="auto"/>
                <w:left w:val="none" w:sz="0" w:space="0" w:color="auto"/>
                <w:bottom w:val="none" w:sz="0" w:space="0" w:color="auto"/>
                <w:right w:val="none" w:sz="0" w:space="0" w:color="auto"/>
              </w:divBdr>
            </w:div>
            <w:div w:id="1422484731">
              <w:marLeft w:val="0"/>
              <w:marRight w:val="0"/>
              <w:marTop w:val="0"/>
              <w:marBottom w:val="0"/>
              <w:divBdr>
                <w:top w:val="none" w:sz="0" w:space="0" w:color="auto"/>
                <w:left w:val="none" w:sz="0" w:space="0" w:color="auto"/>
                <w:bottom w:val="none" w:sz="0" w:space="0" w:color="auto"/>
                <w:right w:val="none" w:sz="0" w:space="0" w:color="auto"/>
              </w:divBdr>
            </w:div>
            <w:div w:id="600920210">
              <w:marLeft w:val="0"/>
              <w:marRight w:val="0"/>
              <w:marTop w:val="0"/>
              <w:marBottom w:val="0"/>
              <w:divBdr>
                <w:top w:val="none" w:sz="0" w:space="0" w:color="auto"/>
                <w:left w:val="none" w:sz="0" w:space="0" w:color="auto"/>
                <w:bottom w:val="none" w:sz="0" w:space="0" w:color="auto"/>
                <w:right w:val="none" w:sz="0" w:space="0" w:color="auto"/>
              </w:divBdr>
            </w:div>
            <w:div w:id="2123644692">
              <w:marLeft w:val="0"/>
              <w:marRight w:val="0"/>
              <w:marTop w:val="0"/>
              <w:marBottom w:val="0"/>
              <w:divBdr>
                <w:top w:val="none" w:sz="0" w:space="0" w:color="auto"/>
                <w:left w:val="none" w:sz="0" w:space="0" w:color="auto"/>
                <w:bottom w:val="none" w:sz="0" w:space="0" w:color="auto"/>
                <w:right w:val="none" w:sz="0" w:space="0" w:color="auto"/>
              </w:divBdr>
            </w:div>
            <w:div w:id="137958770">
              <w:marLeft w:val="0"/>
              <w:marRight w:val="0"/>
              <w:marTop w:val="0"/>
              <w:marBottom w:val="0"/>
              <w:divBdr>
                <w:top w:val="none" w:sz="0" w:space="0" w:color="auto"/>
                <w:left w:val="none" w:sz="0" w:space="0" w:color="auto"/>
                <w:bottom w:val="none" w:sz="0" w:space="0" w:color="auto"/>
                <w:right w:val="none" w:sz="0" w:space="0" w:color="auto"/>
              </w:divBdr>
            </w:div>
            <w:div w:id="1069494688">
              <w:marLeft w:val="0"/>
              <w:marRight w:val="0"/>
              <w:marTop w:val="0"/>
              <w:marBottom w:val="0"/>
              <w:divBdr>
                <w:top w:val="none" w:sz="0" w:space="0" w:color="auto"/>
                <w:left w:val="none" w:sz="0" w:space="0" w:color="auto"/>
                <w:bottom w:val="none" w:sz="0" w:space="0" w:color="auto"/>
                <w:right w:val="none" w:sz="0" w:space="0" w:color="auto"/>
              </w:divBdr>
            </w:div>
            <w:div w:id="1530802733">
              <w:marLeft w:val="0"/>
              <w:marRight w:val="0"/>
              <w:marTop w:val="0"/>
              <w:marBottom w:val="0"/>
              <w:divBdr>
                <w:top w:val="none" w:sz="0" w:space="0" w:color="auto"/>
                <w:left w:val="none" w:sz="0" w:space="0" w:color="auto"/>
                <w:bottom w:val="none" w:sz="0" w:space="0" w:color="auto"/>
                <w:right w:val="none" w:sz="0" w:space="0" w:color="auto"/>
              </w:divBdr>
            </w:div>
            <w:div w:id="206992084">
              <w:marLeft w:val="0"/>
              <w:marRight w:val="0"/>
              <w:marTop w:val="0"/>
              <w:marBottom w:val="0"/>
              <w:divBdr>
                <w:top w:val="none" w:sz="0" w:space="0" w:color="auto"/>
                <w:left w:val="none" w:sz="0" w:space="0" w:color="auto"/>
                <w:bottom w:val="none" w:sz="0" w:space="0" w:color="auto"/>
                <w:right w:val="none" w:sz="0" w:space="0" w:color="auto"/>
              </w:divBdr>
            </w:div>
            <w:div w:id="1198660913">
              <w:marLeft w:val="0"/>
              <w:marRight w:val="0"/>
              <w:marTop w:val="0"/>
              <w:marBottom w:val="0"/>
              <w:divBdr>
                <w:top w:val="none" w:sz="0" w:space="0" w:color="auto"/>
                <w:left w:val="none" w:sz="0" w:space="0" w:color="auto"/>
                <w:bottom w:val="none" w:sz="0" w:space="0" w:color="auto"/>
                <w:right w:val="none" w:sz="0" w:space="0" w:color="auto"/>
              </w:divBdr>
            </w:div>
            <w:div w:id="1748764488">
              <w:marLeft w:val="0"/>
              <w:marRight w:val="0"/>
              <w:marTop w:val="0"/>
              <w:marBottom w:val="0"/>
              <w:divBdr>
                <w:top w:val="none" w:sz="0" w:space="0" w:color="auto"/>
                <w:left w:val="none" w:sz="0" w:space="0" w:color="auto"/>
                <w:bottom w:val="none" w:sz="0" w:space="0" w:color="auto"/>
                <w:right w:val="none" w:sz="0" w:space="0" w:color="auto"/>
              </w:divBdr>
            </w:div>
            <w:div w:id="1372269058">
              <w:marLeft w:val="0"/>
              <w:marRight w:val="0"/>
              <w:marTop w:val="0"/>
              <w:marBottom w:val="0"/>
              <w:divBdr>
                <w:top w:val="none" w:sz="0" w:space="0" w:color="auto"/>
                <w:left w:val="none" w:sz="0" w:space="0" w:color="auto"/>
                <w:bottom w:val="none" w:sz="0" w:space="0" w:color="auto"/>
                <w:right w:val="none" w:sz="0" w:space="0" w:color="auto"/>
              </w:divBdr>
            </w:div>
            <w:div w:id="635526577">
              <w:marLeft w:val="0"/>
              <w:marRight w:val="0"/>
              <w:marTop w:val="0"/>
              <w:marBottom w:val="0"/>
              <w:divBdr>
                <w:top w:val="none" w:sz="0" w:space="0" w:color="auto"/>
                <w:left w:val="none" w:sz="0" w:space="0" w:color="auto"/>
                <w:bottom w:val="none" w:sz="0" w:space="0" w:color="auto"/>
                <w:right w:val="none" w:sz="0" w:space="0" w:color="auto"/>
              </w:divBdr>
            </w:div>
            <w:div w:id="1697854582">
              <w:marLeft w:val="0"/>
              <w:marRight w:val="0"/>
              <w:marTop w:val="0"/>
              <w:marBottom w:val="0"/>
              <w:divBdr>
                <w:top w:val="none" w:sz="0" w:space="0" w:color="auto"/>
                <w:left w:val="none" w:sz="0" w:space="0" w:color="auto"/>
                <w:bottom w:val="none" w:sz="0" w:space="0" w:color="auto"/>
                <w:right w:val="none" w:sz="0" w:space="0" w:color="auto"/>
              </w:divBdr>
            </w:div>
            <w:div w:id="623385172">
              <w:marLeft w:val="0"/>
              <w:marRight w:val="0"/>
              <w:marTop w:val="0"/>
              <w:marBottom w:val="0"/>
              <w:divBdr>
                <w:top w:val="none" w:sz="0" w:space="0" w:color="auto"/>
                <w:left w:val="none" w:sz="0" w:space="0" w:color="auto"/>
                <w:bottom w:val="none" w:sz="0" w:space="0" w:color="auto"/>
                <w:right w:val="none" w:sz="0" w:space="0" w:color="auto"/>
              </w:divBdr>
            </w:div>
            <w:div w:id="395209310">
              <w:marLeft w:val="0"/>
              <w:marRight w:val="0"/>
              <w:marTop w:val="0"/>
              <w:marBottom w:val="0"/>
              <w:divBdr>
                <w:top w:val="none" w:sz="0" w:space="0" w:color="auto"/>
                <w:left w:val="none" w:sz="0" w:space="0" w:color="auto"/>
                <w:bottom w:val="none" w:sz="0" w:space="0" w:color="auto"/>
                <w:right w:val="none" w:sz="0" w:space="0" w:color="auto"/>
              </w:divBdr>
            </w:div>
            <w:div w:id="962542357">
              <w:marLeft w:val="0"/>
              <w:marRight w:val="0"/>
              <w:marTop w:val="0"/>
              <w:marBottom w:val="0"/>
              <w:divBdr>
                <w:top w:val="none" w:sz="0" w:space="0" w:color="auto"/>
                <w:left w:val="none" w:sz="0" w:space="0" w:color="auto"/>
                <w:bottom w:val="none" w:sz="0" w:space="0" w:color="auto"/>
                <w:right w:val="none" w:sz="0" w:space="0" w:color="auto"/>
              </w:divBdr>
            </w:div>
            <w:div w:id="1007293412">
              <w:marLeft w:val="0"/>
              <w:marRight w:val="0"/>
              <w:marTop w:val="0"/>
              <w:marBottom w:val="0"/>
              <w:divBdr>
                <w:top w:val="none" w:sz="0" w:space="0" w:color="auto"/>
                <w:left w:val="none" w:sz="0" w:space="0" w:color="auto"/>
                <w:bottom w:val="none" w:sz="0" w:space="0" w:color="auto"/>
                <w:right w:val="none" w:sz="0" w:space="0" w:color="auto"/>
              </w:divBdr>
            </w:div>
            <w:div w:id="941185999">
              <w:marLeft w:val="0"/>
              <w:marRight w:val="0"/>
              <w:marTop w:val="0"/>
              <w:marBottom w:val="0"/>
              <w:divBdr>
                <w:top w:val="none" w:sz="0" w:space="0" w:color="auto"/>
                <w:left w:val="none" w:sz="0" w:space="0" w:color="auto"/>
                <w:bottom w:val="none" w:sz="0" w:space="0" w:color="auto"/>
                <w:right w:val="none" w:sz="0" w:space="0" w:color="auto"/>
              </w:divBdr>
            </w:div>
            <w:div w:id="904876495">
              <w:marLeft w:val="0"/>
              <w:marRight w:val="0"/>
              <w:marTop w:val="0"/>
              <w:marBottom w:val="0"/>
              <w:divBdr>
                <w:top w:val="none" w:sz="0" w:space="0" w:color="auto"/>
                <w:left w:val="none" w:sz="0" w:space="0" w:color="auto"/>
                <w:bottom w:val="none" w:sz="0" w:space="0" w:color="auto"/>
                <w:right w:val="none" w:sz="0" w:space="0" w:color="auto"/>
              </w:divBdr>
            </w:div>
            <w:div w:id="558979619">
              <w:marLeft w:val="0"/>
              <w:marRight w:val="0"/>
              <w:marTop w:val="0"/>
              <w:marBottom w:val="0"/>
              <w:divBdr>
                <w:top w:val="none" w:sz="0" w:space="0" w:color="auto"/>
                <w:left w:val="none" w:sz="0" w:space="0" w:color="auto"/>
                <w:bottom w:val="none" w:sz="0" w:space="0" w:color="auto"/>
                <w:right w:val="none" w:sz="0" w:space="0" w:color="auto"/>
              </w:divBdr>
            </w:div>
            <w:div w:id="387536717">
              <w:marLeft w:val="0"/>
              <w:marRight w:val="0"/>
              <w:marTop w:val="0"/>
              <w:marBottom w:val="0"/>
              <w:divBdr>
                <w:top w:val="none" w:sz="0" w:space="0" w:color="auto"/>
                <w:left w:val="none" w:sz="0" w:space="0" w:color="auto"/>
                <w:bottom w:val="none" w:sz="0" w:space="0" w:color="auto"/>
                <w:right w:val="none" w:sz="0" w:space="0" w:color="auto"/>
              </w:divBdr>
            </w:div>
            <w:div w:id="121130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7777">
      <w:bodyDiv w:val="1"/>
      <w:marLeft w:val="0"/>
      <w:marRight w:val="0"/>
      <w:marTop w:val="0"/>
      <w:marBottom w:val="0"/>
      <w:divBdr>
        <w:top w:val="none" w:sz="0" w:space="0" w:color="auto"/>
        <w:left w:val="none" w:sz="0" w:space="0" w:color="auto"/>
        <w:bottom w:val="none" w:sz="0" w:space="0" w:color="auto"/>
        <w:right w:val="none" w:sz="0" w:space="0" w:color="auto"/>
      </w:divBdr>
      <w:divsChild>
        <w:div w:id="112442179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Colors" Target="diagrams/colors1.xml"/><Relationship Id="rId39" Type="http://schemas.openxmlformats.org/officeDocument/2006/relationships/image" Target="media/image20.gi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diagramData" Target="diagrams/data2.xml"/><Relationship Id="rId42"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QuickStyle" Target="diagrams/quickStyle1.xml"/><Relationship Id="rId33" Type="http://schemas.openxmlformats.org/officeDocument/2006/relationships/image" Target="media/image19.jpeg"/><Relationship Id="rId38" Type="http://schemas.microsoft.com/office/2007/relationships/diagramDrawing" Target="diagrams/drawing2.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image" Target="media/image15.jpe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Layout" Target="diagrams/layout1.xml"/><Relationship Id="rId32" Type="http://schemas.openxmlformats.org/officeDocument/2006/relationships/image" Target="media/image18.jpeg"/><Relationship Id="rId37" Type="http://schemas.openxmlformats.org/officeDocument/2006/relationships/diagramColors" Target="diagrams/colors2.xml"/><Relationship Id="rId40" Type="http://schemas.openxmlformats.org/officeDocument/2006/relationships/image" Target="media/image21.emf"/><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diagramData" Target="diagrams/data1.xml"/><Relationship Id="rId28" Type="http://schemas.openxmlformats.org/officeDocument/2006/relationships/image" Target="media/image14.gif"/><Relationship Id="rId36" Type="http://schemas.openxmlformats.org/officeDocument/2006/relationships/diagramQuickStyle" Target="diagrams/quickStyle2.xml"/><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image" Target="media/image17.jpeg"/><Relationship Id="rId44"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microsoft.com/office/2007/relationships/diagramDrawing" Target="diagrams/drawing1.xml"/><Relationship Id="rId30" Type="http://schemas.openxmlformats.org/officeDocument/2006/relationships/image" Target="media/image16.jpeg"/><Relationship Id="rId35" Type="http://schemas.openxmlformats.org/officeDocument/2006/relationships/diagramLayout" Target="diagrams/layout2.xml"/><Relationship Id="rId43"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1.w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2B3ACCC-0DC9-44E9-AAEC-C0973C2FD0D4}"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1A97118E-0CA5-4D92-B5E9-544CD036A0B5}">
      <dgm:prSet phldrT="[Text]"/>
      <dgm:spPr/>
      <dgm:t>
        <a:bodyPr/>
        <a:lstStyle/>
        <a:p>
          <a:r>
            <a:rPr lang="en-US"/>
            <a:t>Consejo Directivo</a:t>
          </a:r>
        </a:p>
      </dgm:t>
    </dgm:pt>
    <dgm:pt modelId="{27B32BE1-8E76-444B-A83B-0E1DB9718DEC}" type="parTrans" cxnId="{E6F5EE41-407B-491D-BABF-05F0E21C0354}">
      <dgm:prSet/>
      <dgm:spPr/>
      <dgm:t>
        <a:bodyPr/>
        <a:lstStyle/>
        <a:p>
          <a:endParaRPr lang="en-US"/>
        </a:p>
      </dgm:t>
    </dgm:pt>
    <dgm:pt modelId="{BF1A7F3B-9CE3-44CA-99B1-BB09E651F1B6}" type="sibTrans" cxnId="{E6F5EE41-407B-491D-BABF-05F0E21C0354}">
      <dgm:prSet/>
      <dgm:spPr/>
      <dgm:t>
        <a:bodyPr/>
        <a:lstStyle/>
        <a:p>
          <a:endParaRPr lang="en-US"/>
        </a:p>
      </dgm:t>
    </dgm:pt>
    <dgm:pt modelId="{8A3EAC12-72A6-4BB2-94D9-509E9628E7E8}">
      <dgm:prSet phldrT="[Text]"/>
      <dgm:spPr/>
      <dgm:t>
        <a:bodyPr/>
        <a:lstStyle/>
        <a:p>
          <a:r>
            <a:rPr lang="en-US"/>
            <a:t>Director Administrativo</a:t>
          </a:r>
        </a:p>
      </dgm:t>
    </dgm:pt>
    <dgm:pt modelId="{2F1B338F-33F7-4DD5-AD3A-1AF99DA14D45}" type="parTrans" cxnId="{A8ADEE16-E607-4286-9CC1-42C3ED641DDE}">
      <dgm:prSet/>
      <dgm:spPr/>
      <dgm:t>
        <a:bodyPr/>
        <a:lstStyle/>
        <a:p>
          <a:endParaRPr lang="en-US"/>
        </a:p>
      </dgm:t>
    </dgm:pt>
    <dgm:pt modelId="{C4DAFA35-87EF-4A8E-8096-ECF7BF39DD9B}" type="sibTrans" cxnId="{A8ADEE16-E607-4286-9CC1-42C3ED641DDE}">
      <dgm:prSet/>
      <dgm:spPr/>
      <dgm:t>
        <a:bodyPr/>
        <a:lstStyle/>
        <a:p>
          <a:endParaRPr lang="en-US"/>
        </a:p>
      </dgm:t>
    </dgm:pt>
    <dgm:pt modelId="{00C57B21-91DD-4F8A-983C-EC87416162BE}">
      <dgm:prSet phldrT="[Text]"/>
      <dgm:spPr/>
      <dgm:t>
        <a:bodyPr/>
        <a:lstStyle/>
        <a:p>
          <a:r>
            <a:rPr lang="en-US"/>
            <a:t>Director Médico</a:t>
          </a:r>
        </a:p>
      </dgm:t>
    </dgm:pt>
    <dgm:pt modelId="{2199EEE4-F9B6-47B2-80C0-BF8D84774C7F}" type="parTrans" cxnId="{E9E85FAF-12D0-4825-B217-5322F2119418}">
      <dgm:prSet/>
      <dgm:spPr/>
      <dgm:t>
        <a:bodyPr/>
        <a:lstStyle/>
        <a:p>
          <a:endParaRPr lang="en-US"/>
        </a:p>
      </dgm:t>
    </dgm:pt>
    <dgm:pt modelId="{8D36CDBC-6771-4799-A2F5-A8E35D5D936E}" type="sibTrans" cxnId="{E9E85FAF-12D0-4825-B217-5322F2119418}">
      <dgm:prSet/>
      <dgm:spPr/>
      <dgm:t>
        <a:bodyPr/>
        <a:lstStyle/>
        <a:p>
          <a:endParaRPr lang="en-US"/>
        </a:p>
      </dgm:t>
    </dgm:pt>
    <dgm:pt modelId="{9D76AACC-A2C9-4D9F-AA63-F767783582A4}" type="asst">
      <dgm:prSet/>
      <dgm:spPr/>
      <dgm:t>
        <a:bodyPr/>
        <a:lstStyle/>
        <a:p>
          <a:r>
            <a:rPr lang="en-US"/>
            <a:t>Contador Externo</a:t>
          </a:r>
        </a:p>
      </dgm:t>
    </dgm:pt>
    <dgm:pt modelId="{87E2236A-C21A-487D-AC23-BA4D14D70A4A}" type="parTrans" cxnId="{6E1EAF1A-93AB-4178-A584-B72D338EFA88}">
      <dgm:prSet/>
      <dgm:spPr/>
      <dgm:t>
        <a:bodyPr/>
        <a:lstStyle/>
        <a:p>
          <a:endParaRPr lang="en-US"/>
        </a:p>
      </dgm:t>
    </dgm:pt>
    <dgm:pt modelId="{EA2E0DA6-CE94-4DA8-A30E-6B5214B1DD67}" type="sibTrans" cxnId="{6E1EAF1A-93AB-4178-A584-B72D338EFA88}">
      <dgm:prSet/>
      <dgm:spPr/>
      <dgm:t>
        <a:bodyPr/>
        <a:lstStyle/>
        <a:p>
          <a:endParaRPr lang="en-US"/>
        </a:p>
      </dgm:t>
    </dgm:pt>
    <dgm:pt modelId="{6811EB54-BC0A-4996-8DEF-FAE6CE45FEF3}">
      <dgm:prSet/>
      <dgm:spPr/>
      <dgm:t>
        <a:bodyPr/>
        <a:lstStyle/>
        <a:p>
          <a:r>
            <a:rPr lang="en-US"/>
            <a:t>Secretaria</a:t>
          </a:r>
        </a:p>
      </dgm:t>
    </dgm:pt>
    <dgm:pt modelId="{74446953-79B4-418B-8C88-CCA7F94EDAC7}" type="parTrans" cxnId="{D71C990A-ED20-49BB-AD88-F4B43FB7880C}">
      <dgm:prSet/>
      <dgm:spPr/>
      <dgm:t>
        <a:bodyPr/>
        <a:lstStyle/>
        <a:p>
          <a:endParaRPr lang="en-US"/>
        </a:p>
      </dgm:t>
    </dgm:pt>
    <dgm:pt modelId="{9929F027-8FC2-456C-990C-074673BE202C}" type="sibTrans" cxnId="{D71C990A-ED20-49BB-AD88-F4B43FB7880C}">
      <dgm:prSet/>
      <dgm:spPr/>
      <dgm:t>
        <a:bodyPr/>
        <a:lstStyle/>
        <a:p>
          <a:endParaRPr lang="en-US"/>
        </a:p>
      </dgm:t>
    </dgm:pt>
    <dgm:pt modelId="{46BD6BD7-5468-47F7-876C-D713907EB08F}">
      <dgm:prSet/>
      <dgm:spPr/>
      <dgm:t>
        <a:bodyPr/>
        <a:lstStyle/>
        <a:p>
          <a:r>
            <a:rPr lang="en-US"/>
            <a:t>Mantenimiento Y Limpieza</a:t>
          </a:r>
        </a:p>
      </dgm:t>
    </dgm:pt>
    <dgm:pt modelId="{679B5F7A-4C4A-42F4-8D71-A10C0981A736}" type="parTrans" cxnId="{BF3F4064-AEA2-4718-9D79-14EF8149A152}">
      <dgm:prSet/>
      <dgm:spPr/>
      <dgm:t>
        <a:bodyPr/>
        <a:lstStyle/>
        <a:p>
          <a:endParaRPr lang="en-US"/>
        </a:p>
      </dgm:t>
    </dgm:pt>
    <dgm:pt modelId="{CD6E5CF5-3C11-4E54-9111-885D04C10A96}" type="sibTrans" cxnId="{BF3F4064-AEA2-4718-9D79-14EF8149A152}">
      <dgm:prSet/>
      <dgm:spPr/>
      <dgm:t>
        <a:bodyPr/>
        <a:lstStyle/>
        <a:p>
          <a:endParaRPr lang="en-US"/>
        </a:p>
      </dgm:t>
    </dgm:pt>
    <dgm:pt modelId="{02199CD9-7FFE-44AF-B01E-8A60D461B6A1}">
      <dgm:prSet/>
      <dgm:spPr/>
      <dgm:t>
        <a:bodyPr/>
        <a:lstStyle/>
        <a:p>
          <a:r>
            <a:rPr lang="en-US"/>
            <a:t>Empleada Administrativa</a:t>
          </a:r>
        </a:p>
      </dgm:t>
    </dgm:pt>
    <dgm:pt modelId="{76516C70-9FFE-4FA3-B255-3464C69BFF85}" type="parTrans" cxnId="{F9369FFB-869A-459B-840F-F6865BE8C5EB}">
      <dgm:prSet/>
      <dgm:spPr/>
      <dgm:t>
        <a:bodyPr/>
        <a:lstStyle/>
        <a:p>
          <a:endParaRPr lang="en-US"/>
        </a:p>
      </dgm:t>
    </dgm:pt>
    <dgm:pt modelId="{1778DFAB-AD9A-4D05-807E-CDE0D3AE996F}" type="sibTrans" cxnId="{F9369FFB-869A-459B-840F-F6865BE8C5EB}">
      <dgm:prSet/>
      <dgm:spPr/>
      <dgm:t>
        <a:bodyPr/>
        <a:lstStyle/>
        <a:p>
          <a:endParaRPr lang="en-US"/>
        </a:p>
      </dgm:t>
    </dgm:pt>
    <dgm:pt modelId="{B3537519-4B6F-4E00-A784-A0DBD42B7A19}" type="asst">
      <dgm:prSet/>
      <dgm:spPr/>
      <dgm:t>
        <a:bodyPr/>
        <a:lstStyle/>
        <a:p>
          <a:r>
            <a:rPr lang="en-US"/>
            <a:t>Médicos Especialistas</a:t>
          </a:r>
        </a:p>
      </dgm:t>
    </dgm:pt>
    <dgm:pt modelId="{5F562013-4F23-4A0B-95FE-EB55126A4F20}" type="parTrans" cxnId="{F3822F41-293C-47EF-BBAA-3AFD21649237}">
      <dgm:prSet/>
      <dgm:spPr/>
      <dgm:t>
        <a:bodyPr/>
        <a:lstStyle/>
        <a:p>
          <a:endParaRPr lang="en-US"/>
        </a:p>
      </dgm:t>
    </dgm:pt>
    <dgm:pt modelId="{0153AE15-90B9-4CD0-8792-15B017CCAA19}" type="sibTrans" cxnId="{F3822F41-293C-47EF-BBAA-3AFD21649237}">
      <dgm:prSet/>
      <dgm:spPr/>
      <dgm:t>
        <a:bodyPr/>
        <a:lstStyle/>
        <a:p>
          <a:endParaRPr lang="en-US"/>
        </a:p>
      </dgm:t>
    </dgm:pt>
    <dgm:pt modelId="{052606C4-A1E6-47F0-B457-ADB412D3B725}" type="asst">
      <dgm:prSet/>
      <dgm:spPr/>
      <dgm:t>
        <a:bodyPr/>
        <a:lstStyle/>
        <a:p>
          <a:r>
            <a:rPr lang="en-US"/>
            <a:t>Otros Profesionales De La Salud</a:t>
          </a:r>
        </a:p>
      </dgm:t>
    </dgm:pt>
    <dgm:pt modelId="{9AA898D7-E507-466C-B926-0247D332025F}" type="parTrans" cxnId="{03A4B0E4-7810-401E-A4D1-314BBDC03941}">
      <dgm:prSet/>
      <dgm:spPr/>
      <dgm:t>
        <a:bodyPr/>
        <a:lstStyle/>
        <a:p>
          <a:endParaRPr lang="en-US"/>
        </a:p>
      </dgm:t>
    </dgm:pt>
    <dgm:pt modelId="{97AD89BB-97C8-47BD-83B5-18EA61F4D515}" type="sibTrans" cxnId="{03A4B0E4-7810-401E-A4D1-314BBDC03941}">
      <dgm:prSet/>
      <dgm:spPr/>
      <dgm:t>
        <a:bodyPr/>
        <a:lstStyle/>
        <a:p>
          <a:endParaRPr lang="en-US"/>
        </a:p>
      </dgm:t>
    </dgm:pt>
    <dgm:pt modelId="{6E5A9C5A-B7E0-4C6D-B9BA-E88B52C42869}" type="pres">
      <dgm:prSet presAssocID="{B2B3ACCC-0DC9-44E9-AAEC-C0973C2FD0D4}" presName="hierChild1" presStyleCnt="0">
        <dgm:presLayoutVars>
          <dgm:chPref val="1"/>
          <dgm:dir/>
          <dgm:animOne val="branch"/>
          <dgm:animLvl val="lvl"/>
          <dgm:resizeHandles/>
        </dgm:presLayoutVars>
      </dgm:prSet>
      <dgm:spPr/>
      <dgm:t>
        <a:bodyPr/>
        <a:lstStyle/>
        <a:p>
          <a:endParaRPr lang="en-US"/>
        </a:p>
      </dgm:t>
    </dgm:pt>
    <dgm:pt modelId="{EE265DB4-CC8D-4D6D-AD7B-4EF338E1CA9C}" type="pres">
      <dgm:prSet presAssocID="{1A97118E-0CA5-4D92-B5E9-544CD036A0B5}" presName="hierRoot1" presStyleCnt="0"/>
      <dgm:spPr/>
    </dgm:pt>
    <dgm:pt modelId="{2E2F30CA-CA6D-4A76-90CF-13022D54BE44}" type="pres">
      <dgm:prSet presAssocID="{1A97118E-0CA5-4D92-B5E9-544CD036A0B5}" presName="composite" presStyleCnt="0"/>
      <dgm:spPr/>
    </dgm:pt>
    <dgm:pt modelId="{ECEF8A68-4D84-4E25-94D2-E88730756120}" type="pres">
      <dgm:prSet presAssocID="{1A97118E-0CA5-4D92-B5E9-544CD036A0B5}" presName="background" presStyleLbl="node0" presStyleIdx="0" presStyleCnt="1"/>
      <dgm:spPr/>
    </dgm:pt>
    <dgm:pt modelId="{A66ED273-4AE6-4C62-8226-06D4C4F34690}" type="pres">
      <dgm:prSet presAssocID="{1A97118E-0CA5-4D92-B5E9-544CD036A0B5}" presName="text" presStyleLbl="fgAcc0" presStyleIdx="0" presStyleCnt="1">
        <dgm:presLayoutVars>
          <dgm:chPref val="3"/>
        </dgm:presLayoutVars>
      </dgm:prSet>
      <dgm:spPr/>
      <dgm:t>
        <a:bodyPr/>
        <a:lstStyle/>
        <a:p>
          <a:endParaRPr lang="en-US"/>
        </a:p>
      </dgm:t>
    </dgm:pt>
    <dgm:pt modelId="{CBE996C4-3F38-4CB3-9C8E-498E42C633E3}" type="pres">
      <dgm:prSet presAssocID="{1A97118E-0CA5-4D92-B5E9-544CD036A0B5}" presName="hierChild2" presStyleCnt="0"/>
      <dgm:spPr/>
    </dgm:pt>
    <dgm:pt modelId="{264F7A16-6B27-4CE3-92FE-9AEC45EA06A8}" type="pres">
      <dgm:prSet presAssocID="{2F1B338F-33F7-4DD5-AD3A-1AF99DA14D45}" presName="Name10" presStyleLbl="parChTrans1D2" presStyleIdx="0" presStyleCnt="2"/>
      <dgm:spPr/>
      <dgm:t>
        <a:bodyPr/>
        <a:lstStyle/>
        <a:p>
          <a:endParaRPr lang="en-US"/>
        </a:p>
      </dgm:t>
    </dgm:pt>
    <dgm:pt modelId="{D8FC49E9-87D1-46A8-91E6-7221BA364C36}" type="pres">
      <dgm:prSet presAssocID="{8A3EAC12-72A6-4BB2-94D9-509E9628E7E8}" presName="hierRoot2" presStyleCnt="0"/>
      <dgm:spPr/>
    </dgm:pt>
    <dgm:pt modelId="{006EB926-12CB-4A50-B115-FF8386345147}" type="pres">
      <dgm:prSet presAssocID="{8A3EAC12-72A6-4BB2-94D9-509E9628E7E8}" presName="composite2" presStyleCnt="0"/>
      <dgm:spPr/>
    </dgm:pt>
    <dgm:pt modelId="{FD76285D-D471-4D5B-930D-4D892A50E012}" type="pres">
      <dgm:prSet presAssocID="{8A3EAC12-72A6-4BB2-94D9-509E9628E7E8}" presName="background2" presStyleLbl="node2" presStyleIdx="0" presStyleCnt="2"/>
      <dgm:spPr/>
    </dgm:pt>
    <dgm:pt modelId="{16632F99-68DA-400D-B5BF-3AA18BD6CC49}" type="pres">
      <dgm:prSet presAssocID="{8A3EAC12-72A6-4BB2-94D9-509E9628E7E8}" presName="text2" presStyleLbl="fgAcc2" presStyleIdx="0" presStyleCnt="2">
        <dgm:presLayoutVars>
          <dgm:chPref val="3"/>
        </dgm:presLayoutVars>
      </dgm:prSet>
      <dgm:spPr/>
      <dgm:t>
        <a:bodyPr/>
        <a:lstStyle/>
        <a:p>
          <a:endParaRPr lang="en-US"/>
        </a:p>
      </dgm:t>
    </dgm:pt>
    <dgm:pt modelId="{317FEDA5-DB7E-4FCC-B673-FBA38B4A5B2A}" type="pres">
      <dgm:prSet presAssocID="{8A3EAC12-72A6-4BB2-94D9-509E9628E7E8}" presName="hierChild3" presStyleCnt="0"/>
      <dgm:spPr/>
    </dgm:pt>
    <dgm:pt modelId="{3C1E49B2-7B4E-4161-A767-5117771EEDE6}" type="pres">
      <dgm:prSet presAssocID="{87E2236A-C21A-487D-AC23-BA4D14D70A4A}" presName="Name17" presStyleLbl="parChTrans1D3" presStyleIdx="0" presStyleCnt="6"/>
      <dgm:spPr/>
      <dgm:t>
        <a:bodyPr/>
        <a:lstStyle/>
        <a:p>
          <a:endParaRPr lang="en-US"/>
        </a:p>
      </dgm:t>
    </dgm:pt>
    <dgm:pt modelId="{148D8750-B85B-4C51-8F41-4EB385F52A72}" type="pres">
      <dgm:prSet presAssocID="{9D76AACC-A2C9-4D9F-AA63-F767783582A4}" presName="hierRoot3" presStyleCnt="0"/>
      <dgm:spPr/>
    </dgm:pt>
    <dgm:pt modelId="{55009EE8-A110-4233-B946-CC6D939EBA3C}" type="pres">
      <dgm:prSet presAssocID="{9D76AACC-A2C9-4D9F-AA63-F767783582A4}" presName="composite3" presStyleCnt="0"/>
      <dgm:spPr/>
    </dgm:pt>
    <dgm:pt modelId="{6D50894C-D573-49A6-8E22-0E9840A100C6}" type="pres">
      <dgm:prSet presAssocID="{9D76AACC-A2C9-4D9F-AA63-F767783582A4}" presName="background3" presStyleLbl="asst2" presStyleIdx="0" presStyleCnt="3"/>
      <dgm:spPr/>
    </dgm:pt>
    <dgm:pt modelId="{318D94DF-5885-4652-A248-501A00535EA0}" type="pres">
      <dgm:prSet presAssocID="{9D76AACC-A2C9-4D9F-AA63-F767783582A4}" presName="text3" presStyleLbl="fgAcc3" presStyleIdx="0" presStyleCnt="6">
        <dgm:presLayoutVars>
          <dgm:chPref val="3"/>
        </dgm:presLayoutVars>
      </dgm:prSet>
      <dgm:spPr/>
      <dgm:t>
        <a:bodyPr/>
        <a:lstStyle/>
        <a:p>
          <a:endParaRPr lang="en-US"/>
        </a:p>
      </dgm:t>
    </dgm:pt>
    <dgm:pt modelId="{8DF9666C-EA54-46C4-A572-FDF8A764EBAF}" type="pres">
      <dgm:prSet presAssocID="{9D76AACC-A2C9-4D9F-AA63-F767783582A4}" presName="hierChild4" presStyleCnt="0"/>
      <dgm:spPr/>
    </dgm:pt>
    <dgm:pt modelId="{DB9A54DD-7490-4BF2-A852-4E1B01B91E88}" type="pres">
      <dgm:prSet presAssocID="{74446953-79B4-418B-8C88-CCA7F94EDAC7}" presName="Name17" presStyleLbl="parChTrans1D3" presStyleIdx="1" presStyleCnt="6"/>
      <dgm:spPr/>
      <dgm:t>
        <a:bodyPr/>
        <a:lstStyle/>
        <a:p>
          <a:endParaRPr lang="en-US"/>
        </a:p>
      </dgm:t>
    </dgm:pt>
    <dgm:pt modelId="{7D26B189-1516-437B-864C-7F9D12283073}" type="pres">
      <dgm:prSet presAssocID="{6811EB54-BC0A-4996-8DEF-FAE6CE45FEF3}" presName="hierRoot3" presStyleCnt="0"/>
      <dgm:spPr/>
    </dgm:pt>
    <dgm:pt modelId="{9F024CD1-3CA3-4C21-A8AE-00D33A176799}" type="pres">
      <dgm:prSet presAssocID="{6811EB54-BC0A-4996-8DEF-FAE6CE45FEF3}" presName="composite3" presStyleCnt="0"/>
      <dgm:spPr/>
    </dgm:pt>
    <dgm:pt modelId="{CF292562-D2C3-4143-A3DC-2A3C33A7AD49}" type="pres">
      <dgm:prSet presAssocID="{6811EB54-BC0A-4996-8DEF-FAE6CE45FEF3}" presName="background3" presStyleLbl="node3" presStyleIdx="0" presStyleCnt="3"/>
      <dgm:spPr/>
    </dgm:pt>
    <dgm:pt modelId="{88C3A5AB-F223-4325-8D7E-D4A72E517C47}" type="pres">
      <dgm:prSet presAssocID="{6811EB54-BC0A-4996-8DEF-FAE6CE45FEF3}" presName="text3" presStyleLbl="fgAcc3" presStyleIdx="1" presStyleCnt="6">
        <dgm:presLayoutVars>
          <dgm:chPref val="3"/>
        </dgm:presLayoutVars>
      </dgm:prSet>
      <dgm:spPr/>
      <dgm:t>
        <a:bodyPr/>
        <a:lstStyle/>
        <a:p>
          <a:endParaRPr lang="en-US"/>
        </a:p>
      </dgm:t>
    </dgm:pt>
    <dgm:pt modelId="{2BF94A6F-4415-4E22-8FA2-3934F0FF2A06}" type="pres">
      <dgm:prSet presAssocID="{6811EB54-BC0A-4996-8DEF-FAE6CE45FEF3}" presName="hierChild4" presStyleCnt="0"/>
      <dgm:spPr/>
    </dgm:pt>
    <dgm:pt modelId="{06C8BFE8-104C-463B-867C-CB919DD2B37F}" type="pres">
      <dgm:prSet presAssocID="{679B5F7A-4C4A-42F4-8D71-A10C0981A736}" presName="Name17" presStyleLbl="parChTrans1D3" presStyleIdx="2" presStyleCnt="6"/>
      <dgm:spPr/>
      <dgm:t>
        <a:bodyPr/>
        <a:lstStyle/>
        <a:p>
          <a:endParaRPr lang="en-US"/>
        </a:p>
      </dgm:t>
    </dgm:pt>
    <dgm:pt modelId="{F3DD874A-A95D-4986-9301-926D76A37474}" type="pres">
      <dgm:prSet presAssocID="{46BD6BD7-5468-47F7-876C-D713907EB08F}" presName="hierRoot3" presStyleCnt="0"/>
      <dgm:spPr/>
    </dgm:pt>
    <dgm:pt modelId="{9379DE66-2CCE-49D4-9D5F-2493E174A9C0}" type="pres">
      <dgm:prSet presAssocID="{46BD6BD7-5468-47F7-876C-D713907EB08F}" presName="composite3" presStyleCnt="0"/>
      <dgm:spPr/>
    </dgm:pt>
    <dgm:pt modelId="{2BE647F4-9600-48DD-8AFF-0CE842260D1F}" type="pres">
      <dgm:prSet presAssocID="{46BD6BD7-5468-47F7-876C-D713907EB08F}" presName="background3" presStyleLbl="node3" presStyleIdx="1" presStyleCnt="3"/>
      <dgm:spPr/>
    </dgm:pt>
    <dgm:pt modelId="{110BD725-96C1-4E3C-956E-34C885871D6D}" type="pres">
      <dgm:prSet presAssocID="{46BD6BD7-5468-47F7-876C-D713907EB08F}" presName="text3" presStyleLbl="fgAcc3" presStyleIdx="2" presStyleCnt="6">
        <dgm:presLayoutVars>
          <dgm:chPref val="3"/>
        </dgm:presLayoutVars>
      </dgm:prSet>
      <dgm:spPr/>
      <dgm:t>
        <a:bodyPr/>
        <a:lstStyle/>
        <a:p>
          <a:endParaRPr lang="en-US"/>
        </a:p>
      </dgm:t>
    </dgm:pt>
    <dgm:pt modelId="{05C67C28-20A1-4FC2-A4E9-627CD65E4C2B}" type="pres">
      <dgm:prSet presAssocID="{46BD6BD7-5468-47F7-876C-D713907EB08F}" presName="hierChild4" presStyleCnt="0"/>
      <dgm:spPr/>
    </dgm:pt>
    <dgm:pt modelId="{88FC6F27-9134-4FEA-AEAE-A834C317D505}" type="pres">
      <dgm:prSet presAssocID="{76516C70-9FFE-4FA3-B255-3464C69BFF85}" presName="Name17" presStyleLbl="parChTrans1D3" presStyleIdx="3" presStyleCnt="6"/>
      <dgm:spPr/>
      <dgm:t>
        <a:bodyPr/>
        <a:lstStyle/>
        <a:p>
          <a:endParaRPr lang="en-US"/>
        </a:p>
      </dgm:t>
    </dgm:pt>
    <dgm:pt modelId="{89523647-8B25-4477-B7A6-349AAC0A6782}" type="pres">
      <dgm:prSet presAssocID="{02199CD9-7FFE-44AF-B01E-8A60D461B6A1}" presName="hierRoot3" presStyleCnt="0"/>
      <dgm:spPr/>
    </dgm:pt>
    <dgm:pt modelId="{92285761-6169-4275-8142-2A6D74285F3A}" type="pres">
      <dgm:prSet presAssocID="{02199CD9-7FFE-44AF-B01E-8A60D461B6A1}" presName="composite3" presStyleCnt="0"/>
      <dgm:spPr/>
    </dgm:pt>
    <dgm:pt modelId="{614CF94B-B845-4EFC-B31A-9565BAB38C3C}" type="pres">
      <dgm:prSet presAssocID="{02199CD9-7FFE-44AF-B01E-8A60D461B6A1}" presName="background3" presStyleLbl="node3" presStyleIdx="2" presStyleCnt="3"/>
      <dgm:spPr/>
    </dgm:pt>
    <dgm:pt modelId="{FA26CDF2-E459-47B4-8A05-9D410F88A419}" type="pres">
      <dgm:prSet presAssocID="{02199CD9-7FFE-44AF-B01E-8A60D461B6A1}" presName="text3" presStyleLbl="fgAcc3" presStyleIdx="3" presStyleCnt="6">
        <dgm:presLayoutVars>
          <dgm:chPref val="3"/>
        </dgm:presLayoutVars>
      </dgm:prSet>
      <dgm:spPr/>
      <dgm:t>
        <a:bodyPr/>
        <a:lstStyle/>
        <a:p>
          <a:endParaRPr lang="en-US"/>
        </a:p>
      </dgm:t>
    </dgm:pt>
    <dgm:pt modelId="{853FCB2F-10A2-4A1D-B563-24F2FAE48F60}" type="pres">
      <dgm:prSet presAssocID="{02199CD9-7FFE-44AF-B01E-8A60D461B6A1}" presName="hierChild4" presStyleCnt="0"/>
      <dgm:spPr/>
    </dgm:pt>
    <dgm:pt modelId="{2C164C6D-F65F-4D56-B466-77AD2870EF67}" type="pres">
      <dgm:prSet presAssocID="{2199EEE4-F9B6-47B2-80C0-BF8D84774C7F}" presName="Name10" presStyleLbl="parChTrans1D2" presStyleIdx="1" presStyleCnt="2"/>
      <dgm:spPr/>
      <dgm:t>
        <a:bodyPr/>
        <a:lstStyle/>
        <a:p>
          <a:endParaRPr lang="en-US"/>
        </a:p>
      </dgm:t>
    </dgm:pt>
    <dgm:pt modelId="{70DEDC11-E89A-4327-BF9F-233396AC1038}" type="pres">
      <dgm:prSet presAssocID="{00C57B21-91DD-4F8A-983C-EC87416162BE}" presName="hierRoot2" presStyleCnt="0"/>
      <dgm:spPr/>
    </dgm:pt>
    <dgm:pt modelId="{7CD6BEF0-5F06-4DB5-BA38-03E96C815C7A}" type="pres">
      <dgm:prSet presAssocID="{00C57B21-91DD-4F8A-983C-EC87416162BE}" presName="composite2" presStyleCnt="0"/>
      <dgm:spPr/>
    </dgm:pt>
    <dgm:pt modelId="{45910208-29EE-4A15-8159-6E4A0FE3956E}" type="pres">
      <dgm:prSet presAssocID="{00C57B21-91DD-4F8A-983C-EC87416162BE}" presName="background2" presStyleLbl="node2" presStyleIdx="1" presStyleCnt="2"/>
      <dgm:spPr/>
    </dgm:pt>
    <dgm:pt modelId="{FE3FF1A9-F900-4C8B-8243-62C65904D2B4}" type="pres">
      <dgm:prSet presAssocID="{00C57B21-91DD-4F8A-983C-EC87416162BE}" presName="text2" presStyleLbl="fgAcc2" presStyleIdx="1" presStyleCnt="2">
        <dgm:presLayoutVars>
          <dgm:chPref val="3"/>
        </dgm:presLayoutVars>
      </dgm:prSet>
      <dgm:spPr/>
      <dgm:t>
        <a:bodyPr/>
        <a:lstStyle/>
        <a:p>
          <a:endParaRPr lang="en-US"/>
        </a:p>
      </dgm:t>
    </dgm:pt>
    <dgm:pt modelId="{DF94B3C1-C914-42A8-A259-44DB4E9968C8}" type="pres">
      <dgm:prSet presAssocID="{00C57B21-91DD-4F8A-983C-EC87416162BE}" presName="hierChild3" presStyleCnt="0"/>
      <dgm:spPr/>
    </dgm:pt>
    <dgm:pt modelId="{993FA750-EDAD-4989-BAA4-826187CDD6BC}" type="pres">
      <dgm:prSet presAssocID="{5F562013-4F23-4A0B-95FE-EB55126A4F20}" presName="Name17" presStyleLbl="parChTrans1D3" presStyleIdx="4" presStyleCnt="6"/>
      <dgm:spPr/>
      <dgm:t>
        <a:bodyPr/>
        <a:lstStyle/>
        <a:p>
          <a:endParaRPr lang="en-US"/>
        </a:p>
      </dgm:t>
    </dgm:pt>
    <dgm:pt modelId="{09293D7A-E9EA-4C50-8C6E-BFB5A178A898}" type="pres">
      <dgm:prSet presAssocID="{B3537519-4B6F-4E00-A784-A0DBD42B7A19}" presName="hierRoot3" presStyleCnt="0"/>
      <dgm:spPr/>
    </dgm:pt>
    <dgm:pt modelId="{A9A2D617-D021-45FD-ADF2-4D58CFA74664}" type="pres">
      <dgm:prSet presAssocID="{B3537519-4B6F-4E00-A784-A0DBD42B7A19}" presName="composite3" presStyleCnt="0"/>
      <dgm:spPr/>
    </dgm:pt>
    <dgm:pt modelId="{F0A04845-0333-4DF1-A89B-B83B073146E3}" type="pres">
      <dgm:prSet presAssocID="{B3537519-4B6F-4E00-A784-A0DBD42B7A19}" presName="background3" presStyleLbl="asst2" presStyleIdx="1" presStyleCnt="3"/>
      <dgm:spPr/>
    </dgm:pt>
    <dgm:pt modelId="{371705BB-C5EF-4E62-A140-9E8AD9E48547}" type="pres">
      <dgm:prSet presAssocID="{B3537519-4B6F-4E00-A784-A0DBD42B7A19}" presName="text3" presStyleLbl="fgAcc3" presStyleIdx="4" presStyleCnt="6">
        <dgm:presLayoutVars>
          <dgm:chPref val="3"/>
        </dgm:presLayoutVars>
      </dgm:prSet>
      <dgm:spPr/>
      <dgm:t>
        <a:bodyPr/>
        <a:lstStyle/>
        <a:p>
          <a:endParaRPr lang="en-US"/>
        </a:p>
      </dgm:t>
    </dgm:pt>
    <dgm:pt modelId="{3A7F166A-218A-426E-9F69-D4C0124ABCEC}" type="pres">
      <dgm:prSet presAssocID="{B3537519-4B6F-4E00-A784-A0DBD42B7A19}" presName="hierChild4" presStyleCnt="0"/>
      <dgm:spPr/>
    </dgm:pt>
    <dgm:pt modelId="{79BF83A7-82F5-4AC3-B934-CEEABB2604DE}" type="pres">
      <dgm:prSet presAssocID="{9AA898D7-E507-466C-B926-0247D332025F}" presName="Name17" presStyleLbl="parChTrans1D3" presStyleIdx="5" presStyleCnt="6"/>
      <dgm:spPr/>
      <dgm:t>
        <a:bodyPr/>
        <a:lstStyle/>
        <a:p>
          <a:endParaRPr lang="en-US"/>
        </a:p>
      </dgm:t>
    </dgm:pt>
    <dgm:pt modelId="{41C98DFD-068B-4DB1-B236-AE664864FB3F}" type="pres">
      <dgm:prSet presAssocID="{052606C4-A1E6-47F0-B457-ADB412D3B725}" presName="hierRoot3" presStyleCnt="0"/>
      <dgm:spPr/>
    </dgm:pt>
    <dgm:pt modelId="{5954376F-7AA5-4961-A793-64CF888CC617}" type="pres">
      <dgm:prSet presAssocID="{052606C4-A1E6-47F0-B457-ADB412D3B725}" presName="composite3" presStyleCnt="0"/>
      <dgm:spPr/>
    </dgm:pt>
    <dgm:pt modelId="{101EA8F1-40E3-4FCD-975A-6D7A79056FA8}" type="pres">
      <dgm:prSet presAssocID="{052606C4-A1E6-47F0-B457-ADB412D3B725}" presName="background3" presStyleLbl="asst2" presStyleIdx="2" presStyleCnt="3"/>
      <dgm:spPr/>
    </dgm:pt>
    <dgm:pt modelId="{11A54A95-1115-4944-90E4-6D88AAD2DB3C}" type="pres">
      <dgm:prSet presAssocID="{052606C4-A1E6-47F0-B457-ADB412D3B725}" presName="text3" presStyleLbl="fgAcc3" presStyleIdx="5" presStyleCnt="6">
        <dgm:presLayoutVars>
          <dgm:chPref val="3"/>
        </dgm:presLayoutVars>
      </dgm:prSet>
      <dgm:spPr/>
      <dgm:t>
        <a:bodyPr/>
        <a:lstStyle/>
        <a:p>
          <a:endParaRPr lang="en-US"/>
        </a:p>
      </dgm:t>
    </dgm:pt>
    <dgm:pt modelId="{2C9C0EB9-D832-461E-A3FC-9C492B10AF08}" type="pres">
      <dgm:prSet presAssocID="{052606C4-A1E6-47F0-B457-ADB412D3B725}" presName="hierChild4" presStyleCnt="0"/>
      <dgm:spPr/>
    </dgm:pt>
  </dgm:ptLst>
  <dgm:cxnLst>
    <dgm:cxn modelId="{CEDF883E-7F67-4F8B-9637-0F987584AA12}" type="presOf" srcId="{1A97118E-0CA5-4D92-B5E9-544CD036A0B5}" destId="{A66ED273-4AE6-4C62-8226-06D4C4F34690}" srcOrd="0" destOrd="0" presId="urn:microsoft.com/office/officeart/2005/8/layout/hierarchy1"/>
    <dgm:cxn modelId="{03A4B0E4-7810-401E-A4D1-314BBDC03941}" srcId="{00C57B21-91DD-4F8A-983C-EC87416162BE}" destId="{052606C4-A1E6-47F0-B457-ADB412D3B725}" srcOrd="1" destOrd="0" parTransId="{9AA898D7-E507-466C-B926-0247D332025F}" sibTransId="{97AD89BB-97C8-47BD-83B5-18EA61F4D515}"/>
    <dgm:cxn modelId="{F3822F41-293C-47EF-BBAA-3AFD21649237}" srcId="{00C57B21-91DD-4F8A-983C-EC87416162BE}" destId="{B3537519-4B6F-4E00-A784-A0DBD42B7A19}" srcOrd="0" destOrd="0" parTransId="{5F562013-4F23-4A0B-95FE-EB55126A4F20}" sibTransId="{0153AE15-90B9-4CD0-8792-15B017CCAA19}"/>
    <dgm:cxn modelId="{2A43CC87-6270-4D5C-9506-A142E7BCDE45}" type="presOf" srcId="{B3537519-4B6F-4E00-A784-A0DBD42B7A19}" destId="{371705BB-C5EF-4E62-A140-9E8AD9E48547}" srcOrd="0" destOrd="0" presId="urn:microsoft.com/office/officeart/2005/8/layout/hierarchy1"/>
    <dgm:cxn modelId="{D71C990A-ED20-49BB-AD88-F4B43FB7880C}" srcId="{8A3EAC12-72A6-4BB2-94D9-509E9628E7E8}" destId="{6811EB54-BC0A-4996-8DEF-FAE6CE45FEF3}" srcOrd="1" destOrd="0" parTransId="{74446953-79B4-418B-8C88-CCA7F94EDAC7}" sibTransId="{9929F027-8FC2-456C-990C-074673BE202C}"/>
    <dgm:cxn modelId="{39DAC8F6-1B09-41B3-8EC7-6DACCF31E82D}" type="presOf" srcId="{00C57B21-91DD-4F8A-983C-EC87416162BE}" destId="{FE3FF1A9-F900-4C8B-8243-62C65904D2B4}" srcOrd="0" destOrd="0" presId="urn:microsoft.com/office/officeart/2005/8/layout/hierarchy1"/>
    <dgm:cxn modelId="{BF3F4064-AEA2-4718-9D79-14EF8149A152}" srcId="{8A3EAC12-72A6-4BB2-94D9-509E9628E7E8}" destId="{46BD6BD7-5468-47F7-876C-D713907EB08F}" srcOrd="2" destOrd="0" parTransId="{679B5F7A-4C4A-42F4-8D71-A10C0981A736}" sibTransId="{CD6E5CF5-3C11-4E54-9111-885D04C10A96}"/>
    <dgm:cxn modelId="{3019BF95-57D3-4374-8FF0-6EDF1E0DEA16}" type="presOf" srcId="{2199EEE4-F9B6-47B2-80C0-BF8D84774C7F}" destId="{2C164C6D-F65F-4D56-B466-77AD2870EF67}" srcOrd="0" destOrd="0" presId="urn:microsoft.com/office/officeart/2005/8/layout/hierarchy1"/>
    <dgm:cxn modelId="{7D25C9D6-5C23-4A63-931B-5DB2CB3F1970}" type="presOf" srcId="{5F562013-4F23-4A0B-95FE-EB55126A4F20}" destId="{993FA750-EDAD-4989-BAA4-826187CDD6BC}" srcOrd="0" destOrd="0" presId="urn:microsoft.com/office/officeart/2005/8/layout/hierarchy1"/>
    <dgm:cxn modelId="{49E81D10-66AC-41B6-AF4C-D7BA2DC956F1}" type="presOf" srcId="{2F1B338F-33F7-4DD5-AD3A-1AF99DA14D45}" destId="{264F7A16-6B27-4CE3-92FE-9AEC45EA06A8}" srcOrd="0" destOrd="0" presId="urn:microsoft.com/office/officeart/2005/8/layout/hierarchy1"/>
    <dgm:cxn modelId="{F9369FFB-869A-459B-840F-F6865BE8C5EB}" srcId="{8A3EAC12-72A6-4BB2-94D9-509E9628E7E8}" destId="{02199CD9-7FFE-44AF-B01E-8A60D461B6A1}" srcOrd="3" destOrd="0" parTransId="{76516C70-9FFE-4FA3-B255-3464C69BFF85}" sibTransId="{1778DFAB-AD9A-4D05-807E-CDE0D3AE996F}"/>
    <dgm:cxn modelId="{1903EAC4-DF08-4617-B9C7-6F83DF2693AE}" type="presOf" srcId="{46BD6BD7-5468-47F7-876C-D713907EB08F}" destId="{110BD725-96C1-4E3C-956E-34C885871D6D}" srcOrd="0" destOrd="0" presId="urn:microsoft.com/office/officeart/2005/8/layout/hierarchy1"/>
    <dgm:cxn modelId="{D1F739E2-7F99-42B3-9882-FD3440895196}" type="presOf" srcId="{9AA898D7-E507-466C-B926-0247D332025F}" destId="{79BF83A7-82F5-4AC3-B934-CEEABB2604DE}" srcOrd="0" destOrd="0" presId="urn:microsoft.com/office/officeart/2005/8/layout/hierarchy1"/>
    <dgm:cxn modelId="{860DB99A-DBD4-435B-85FC-6FD30FAC415C}" type="presOf" srcId="{6811EB54-BC0A-4996-8DEF-FAE6CE45FEF3}" destId="{88C3A5AB-F223-4325-8D7E-D4A72E517C47}" srcOrd="0" destOrd="0" presId="urn:microsoft.com/office/officeart/2005/8/layout/hierarchy1"/>
    <dgm:cxn modelId="{E9E85FAF-12D0-4825-B217-5322F2119418}" srcId="{1A97118E-0CA5-4D92-B5E9-544CD036A0B5}" destId="{00C57B21-91DD-4F8A-983C-EC87416162BE}" srcOrd="1" destOrd="0" parTransId="{2199EEE4-F9B6-47B2-80C0-BF8D84774C7F}" sibTransId="{8D36CDBC-6771-4799-A2F5-A8E35D5D936E}"/>
    <dgm:cxn modelId="{3642DF4E-8DFB-4EF2-B6D2-3A4BA6BF988C}" type="presOf" srcId="{052606C4-A1E6-47F0-B457-ADB412D3B725}" destId="{11A54A95-1115-4944-90E4-6D88AAD2DB3C}" srcOrd="0" destOrd="0" presId="urn:microsoft.com/office/officeart/2005/8/layout/hierarchy1"/>
    <dgm:cxn modelId="{D41AE205-7951-4A3E-A7AC-F8FB0954C5D2}" type="presOf" srcId="{87E2236A-C21A-487D-AC23-BA4D14D70A4A}" destId="{3C1E49B2-7B4E-4161-A767-5117771EEDE6}" srcOrd="0" destOrd="0" presId="urn:microsoft.com/office/officeart/2005/8/layout/hierarchy1"/>
    <dgm:cxn modelId="{43986323-65A9-4C1E-9FDC-9AC1CAC3F204}" type="presOf" srcId="{B2B3ACCC-0DC9-44E9-AAEC-C0973C2FD0D4}" destId="{6E5A9C5A-B7E0-4C6D-B9BA-E88B52C42869}" srcOrd="0" destOrd="0" presId="urn:microsoft.com/office/officeart/2005/8/layout/hierarchy1"/>
    <dgm:cxn modelId="{E6F5EE41-407B-491D-BABF-05F0E21C0354}" srcId="{B2B3ACCC-0DC9-44E9-AAEC-C0973C2FD0D4}" destId="{1A97118E-0CA5-4D92-B5E9-544CD036A0B5}" srcOrd="0" destOrd="0" parTransId="{27B32BE1-8E76-444B-A83B-0E1DB9718DEC}" sibTransId="{BF1A7F3B-9CE3-44CA-99B1-BB09E651F1B6}"/>
    <dgm:cxn modelId="{E1FCD49E-B316-4266-91B7-E128C5B4CAAE}" type="presOf" srcId="{74446953-79B4-418B-8C88-CCA7F94EDAC7}" destId="{DB9A54DD-7490-4BF2-A852-4E1B01B91E88}" srcOrd="0" destOrd="0" presId="urn:microsoft.com/office/officeart/2005/8/layout/hierarchy1"/>
    <dgm:cxn modelId="{F644F9BA-B766-4FDF-BE82-4AADF129A58E}" type="presOf" srcId="{679B5F7A-4C4A-42F4-8D71-A10C0981A736}" destId="{06C8BFE8-104C-463B-867C-CB919DD2B37F}" srcOrd="0" destOrd="0" presId="urn:microsoft.com/office/officeart/2005/8/layout/hierarchy1"/>
    <dgm:cxn modelId="{A801A882-A65C-44C6-9133-0021B9975990}" type="presOf" srcId="{02199CD9-7FFE-44AF-B01E-8A60D461B6A1}" destId="{FA26CDF2-E459-47B4-8A05-9D410F88A419}" srcOrd="0" destOrd="0" presId="urn:microsoft.com/office/officeart/2005/8/layout/hierarchy1"/>
    <dgm:cxn modelId="{6E1EAF1A-93AB-4178-A584-B72D338EFA88}" srcId="{8A3EAC12-72A6-4BB2-94D9-509E9628E7E8}" destId="{9D76AACC-A2C9-4D9F-AA63-F767783582A4}" srcOrd="0" destOrd="0" parTransId="{87E2236A-C21A-487D-AC23-BA4D14D70A4A}" sibTransId="{EA2E0DA6-CE94-4DA8-A30E-6B5214B1DD67}"/>
    <dgm:cxn modelId="{A8ADEE16-E607-4286-9CC1-42C3ED641DDE}" srcId="{1A97118E-0CA5-4D92-B5E9-544CD036A0B5}" destId="{8A3EAC12-72A6-4BB2-94D9-509E9628E7E8}" srcOrd="0" destOrd="0" parTransId="{2F1B338F-33F7-4DD5-AD3A-1AF99DA14D45}" sibTransId="{C4DAFA35-87EF-4A8E-8096-ECF7BF39DD9B}"/>
    <dgm:cxn modelId="{833E52B3-7D55-413A-85B9-D6CD7B417F43}" type="presOf" srcId="{9D76AACC-A2C9-4D9F-AA63-F767783582A4}" destId="{318D94DF-5885-4652-A248-501A00535EA0}" srcOrd="0" destOrd="0" presId="urn:microsoft.com/office/officeart/2005/8/layout/hierarchy1"/>
    <dgm:cxn modelId="{C0FFB139-4051-4BC4-99D6-4082BE08E868}" type="presOf" srcId="{8A3EAC12-72A6-4BB2-94D9-509E9628E7E8}" destId="{16632F99-68DA-400D-B5BF-3AA18BD6CC49}" srcOrd="0" destOrd="0" presId="urn:microsoft.com/office/officeart/2005/8/layout/hierarchy1"/>
    <dgm:cxn modelId="{D973005B-0F40-47B4-AC27-A7C56B427AAE}" type="presOf" srcId="{76516C70-9FFE-4FA3-B255-3464C69BFF85}" destId="{88FC6F27-9134-4FEA-AEAE-A834C317D505}" srcOrd="0" destOrd="0" presId="urn:microsoft.com/office/officeart/2005/8/layout/hierarchy1"/>
    <dgm:cxn modelId="{71D0B2D6-2D4A-4FB5-B17C-5434AEAE4C6F}" type="presParOf" srcId="{6E5A9C5A-B7E0-4C6D-B9BA-E88B52C42869}" destId="{EE265DB4-CC8D-4D6D-AD7B-4EF338E1CA9C}" srcOrd="0" destOrd="0" presId="urn:microsoft.com/office/officeart/2005/8/layout/hierarchy1"/>
    <dgm:cxn modelId="{EA55E265-7757-4AA7-BD54-98B36E2AC2A1}" type="presParOf" srcId="{EE265DB4-CC8D-4D6D-AD7B-4EF338E1CA9C}" destId="{2E2F30CA-CA6D-4A76-90CF-13022D54BE44}" srcOrd="0" destOrd="0" presId="urn:microsoft.com/office/officeart/2005/8/layout/hierarchy1"/>
    <dgm:cxn modelId="{68C66C60-F5A7-4486-9574-DA9D7DDCFA77}" type="presParOf" srcId="{2E2F30CA-CA6D-4A76-90CF-13022D54BE44}" destId="{ECEF8A68-4D84-4E25-94D2-E88730756120}" srcOrd="0" destOrd="0" presId="urn:microsoft.com/office/officeart/2005/8/layout/hierarchy1"/>
    <dgm:cxn modelId="{9E76850E-6D7F-45F8-A2A6-A3DC8C3E848B}" type="presParOf" srcId="{2E2F30CA-CA6D-4A76-90CF-13022D54BE44}" destId="{A66ED273-4AE6-4C62-8226-06D4C4F34690}" srcOrd="1" destOrd="0" presId="urn:microsoft.com/office/officeart/2005/8/layout/hierarchy1"/>
    <dgm:cxn modelId="{5F609399-DB66-4351-A418-55F7D3A1BFAF}" type="presParOf" srcId="{EE265DB4-CC8D-4D6D-AD7B-4EF338E1CA9C}" destId="{CBE996C4-3F38-4CB3-9C8E-498E42C633E3}" srcOrd="1" destOrd="0" presId="urn:microsoft.com/office/officeart/2005/8/layout/hierarchy1"/>
    <dgm:cxn modelId="{03039B6E-FBA8-4847-BFA3-73044C4AEF62}" type="presParOf" srcId="{CBE996C4-3F38-4CB3-9C8E-498E42C633E3}" destId="{264F7A16-6B27-4CE3-92FE-9AEC45EA06A8}" srcOrd="0" destOrd="0" presId="urn:microsoft.com/office/officeart/2005/8/layout/hierarchy1"/>
    <dgm:cxn modelId="{5C456C2C-ADAD-4D98-B9C9-DA94B650B2D2}" type="presParOf" srcId="{CBE996C4-3F38-4CB3-9C8E-498E42C633E3}" destId="{D8FC49E9-87D1-46A8-91E6-7221BA364C36}" srcOrd="1" destOrd="0" presId="urn:microsoft.com/office/officeart/2005/8/layout/hierarchy1"/>
    <dgm:cxn modelId="{3A1172BD-20B2-4C33-B0D3-63C1F2882CFE}" type="presParOf" srcId="{D8FC49E9-87D1-46A8-91E6-7221BA364C36}" destId="{006EB926-12CB-4A50-B115-FF8386345147}" srcOrd="0" destOrd="0" presId="urn:microsoft.com/office/officeart/2005/8/layout/hierarchy1"/>
    <dgm:cxn modelId="{2ADA7B01-2EFB-4267-962A-AA685979E355}" type="presParOf" srcId="{006EB926-12CB-4A50-B115-FF8386345147}" destId="{FD76285D-D471-4D5B-930D-4D892A50E012}" srcOrd="0" destOrd="0" presId="urn:microsoft.com/office/officeart/2005/8/layout/hierarchy1"/>
    <dgm:cxn modelId="{7887BF9C-C330-455F-B63D-A0DDE086AF9E}" type="presParOf" srcId="{006EB926-12CB-4A50-B115-FF8386345147}" destId="{16632F99-68DA-400D-B5BF-3AA18BD6CC49}" srcOrd="1" destOrd="0" presId="urn:microsoft.com/office/officeart/2005/8/layout/hierarchy1"/>
    <dgm:cxn modelId="{A6C6AE59-4105-4FED-9A03-630C20D748C0}" type="presParOf" srcId="{D8FC49E9-87D1-46A8-91E6-7221BA364C36}" destId="{317FEDA5-DB7E-4FCC-B673-FBA38B4A5B2A}" srcOrd="1" destOrd="0" presId="urn:microsoft.com/office/officeart/2005/8/layout/hierarchy1"/>
    <dgm:cxn modelId="{F4D16066-2BC8-436B-B21D-FA846DA89B02}" type="presParOf" srcId="{317FEDA5-DB7E-4FCC-B673-FBA38B4A5B2A}" destId="{3C1E49B2-7B4E-4161-A767-5117771EEDE6}" srcOrd="0" destOrd="0" presId="urn:microsoft.com/office/officeart/2005/8/layout/hierarchy1"/>
    <dgm:cxn modelId="{CDED2397-5618-4AA7-B78F-7CB8AF95F463}" type="presParOf" srcId="{317FEDA5-DB7E-4FCC-B673-FBA38B4A5B2A}" destId="{148D8750-B85B-4C51-8F41-4EB385F52A72}" srcOrd="1" destOrd="0" presId="urn:microsoft.com/office/officeart/2005/8/layout/hierarchy1"/>
    <dgm:cxn modelId="{3AB555FC-D43C-4DE7-81C3-FC9F6D9525AB}" type="presParOf" srcId="{148D8750-B85B-4C51-8F41-4EB385F52A72}" destId="{55009EE8-A110-4233-B946-CC6D939EBA3C}" srcOrd="0" destOrd="0" presId="urn:microsoft.com/office/officeart/2005/8/layout/hierarchy1"/>
    <dgm:cxn modelId="{683FBBFB-6ADA-44FF-8C6C-DED5EB886386}" type="presParOf" srcId="{55009EE8-A110-4233-B946-CC6D939EBA3C}" destId="{6D50894C-D573-49A6-8E22-0E9840A100C6}" srcOrd="0" destOrd="0" presId="urn:microsoft.com/office/officeart/2005/8/layout/hierarchy1"/>
    <dgm:cxn modelId="{DE3C5B19-D0B9-4755-9722-A2BF8AF8DA24}" type="presParOf" srcId="{55009EE8-A110-4233-B946-CC6D939EBA3C}" destId="{318D94DF-5885-4652-A248-501A00535EA0}" srcOrd="1" destOrd="0" presId="urn:microsoft.com/office/officeart/2005/8/layout/hierarchy1"/>
    <dgm:cxn modelId="{049C0676-51DF-41D7-8728-BFC4A084668F}" type="presParOf" srcId="{148D8750-B85B-4C51-8F41-4EB385F52A72}" destId="{8DF9666C-EA54-46C4-A572-FDF8A764EBAF}" srcOrd="1" destOrd="0" presId="urn:microsoft.com/office/officeart/2005/8/layout/hierarchy1"/>
    <dgm:cxn modelId="{A19F5A5B-ED9C-48A5-A80E-01B38F6E3FDB}" type="presParOf" srcId="{317FEDA5-DB7E-4FCC-B673-FBA38B4A5B2A}" destId="{DB9A54DD-7490-4BF2-A852-4E1B01B91E88}" srcOrd="2" destOrd="0" presId="urn:microsoft.com/office/officeart/2005/8/layout/hierarchy1"/>
    <dgm:cxn modelId="{2A2D293A-49E0-4853-A321-51B8F198BE8A}" type="presParOf" srcId="{317FEDA5-DB7E-4FCC-B673-FBA38B4A5B2A}" destId="{7D26B189-1516-437B-864C-7F9D12283073}" srcOrd="3" destOrd="0" presId="urn:microsoft.com/office/officeart/2005/8/layout/hierarchy1"/>
    <dgm:cxn modelId="{A2FC19D9-4603-4B9F-A642-855C2EF9F9BC}" type="presParOf" srcId="{7D26B189-1516-437B-864C-7F9D12283073}" destId="{9F024CD1-3CA3-4C21-A8AE-00D33A176799}" srcOrd="0" destOrd="0" presId="urn:microsoft.com/office/officeart/2005/8/layout/hierarchy1"/>
    <dgm:cxn modelId="{8EA2EC4B-3071-4342-B836-8AAE74CF2EDD}" type="presParOf" srcId="{9F024CD1-3CA3-4C21-A8AE-00D33A176799}" destId="{CF292562-D2C3-4143-A3DC-2A3C33A7AD49}" srcOrd="0" destOrd="0" presId="urn:microsoft.com/office/officeart/2005/8/layout/hierarchy1"/>
    <dgm:cxn modelId="{42E4B66A-C996-40AC-AC44-7C8A2067622F}" type="presParOf" srcId="{9F024CD1-3CA3-4C21-A8AE-00D33A176799}" destId="{88C3A5AB-F223-4325-8D7E-D4A72E517C47}" srcOrd="1" destOrd="0" presId="urn:microsoft.com/office/officeart/2005/8/layout/hierarchy1"/>
    <dgm:cxn modelId="{07C699C8-23D2-4C45-8B2F-4F219D3370F0}" type="presParOf" srcId="{7D26B189-1516-437B-864C-7F9D12283073}" destId="{2BF94A6F-4415-4E22-8FA2-3934F0FF2A06}" srcOrd="1" destOrd="0" presId="urn:microsoft.com/office/officeart/2005/8/layout/hierarchy1"/>
    <dgm:cxn modelId="{35952D8D-AC24-4664-99C9-4C50D25F66F8}" type="presParOf" srcId="{317FEDA5-DB7E-4FCC-B673-FBA38B4A5B2A}" destId="{06C8BFE8-104C-463B-867C-CB919DD2B37F}" srcOrd="4" destOrd="0" presId="urn:microsoft.com/office/officeart/2005/8/layout/hierarchy1"/>
    <dgm:cxn modelId="{968FF2DA-E4AA-4F92-A2E7-394CBCB2A3A8}" type="presParOf" srcId="{317FEDA5-DB7E-4FCC-B673-FBA38B4A5B2A}" destId="{F3DD874A-A95D-4986-9301-926D76A37474}" srcOrd="5" destOrd="0" presId="urn:microsoft.com/office/officeart/2005/8/layout/hierarchy1"/>
    <dgm:cxn modelId="{B4A661DD-C19B-4CEA-A9A8-41F5226F287A}" type="presParOf" srcId="{F3DD874A-A95D-4986-9301-926D76A37474}" destId="{9379DE66-2CCE-49D4-9D5F-2493E174A9C0}" srcOrd="0" destOrd="0" presId="urn:microsoft.com/office/officeart/2005/8/layout/hierarchy1"/>
    <dgm:cxn modelId="{ED068DC8-AAED-4077-A857-BEE4D4716158}" type="presParOf" srcId="{9379DE66-2CCE-49D4-9D5F-2493E174A9C0}" destId="{2BE647F4-9600-48DD-8AFF-0CE842260D1F}" srcOrd="0" destOrd="0" presId="urn:microsoft.com/office/officeart/2005/8/layout/hierarchy1"/>
    <dgm:cxn modelId="{0606EA45-134F-4C85-82E6-068B5F707E55}" type="presParOf" srcId="{9379DE66-2CCE-49D4-9D5F-2493E174A9C0}" destId="{110BD725-96C1-4E3C-956E-34C885871D6D}" srcOrd="1" destOrd="0" presId="urn:microsoft.com/office/officeart/2005/8/layout/hierarchy1"/>
    <dgm:cxn modelId="{57AFE947-4553-4AD4-9C4B-C742A01415B5}" type="presParOf" srcId="{F3DD874A-A95D-4986-9301-926D76A37474}" destId="{05C67C28-20A1-4FC2-A4E9-627CD65E4C2B}" srcOrd="1" destOrd="0" presId="urn:microsoft.com/office/officeart/2005/8/layout/hierarchy1"/>
    <dgm:cxn modelId="{CD1790BF-37A8-43A0-9208-49906B831496}" type="presParOf" srcId="{317FEDA5-DB7E-4FCC-B673-FBA38B4A5B2A}" destId="{88FC6F27-9134-4FEA-AEAE-A834C317D505}" srcOrd="6" destOrd="0" presId="urn:microsoft.com/office/officeart/2005/8/layout/hierarchy1"/>
    <dgm:cxn modelId="{0E4A6455-2C15-401D-B08F-DE39F5376961}" type="presParOf" srcId="{317FEDA5-DB7E-4FCC-B673-FBA38B4A5B2A}" destId="{89523647-8B25-4477-B7A6-349AAC0A6782}" srcOrd="7" destOrd="0" presId="urn:microsoft.com/office/officeart/2005/8/layout/hierarchy1"/>
    <dgm:cxn modelId="{826FDCFE-760F-4B1A-94A8-9F93E6C62AC4}" type="presParOf" srcId="{89523647-8B25-4477-B7A6-349AAC0A6782}" destId="{92285761-6169-4275-8142-2A6D74285F3A}" srcOrd="0" destOrd="0" presId="urn:microsoft.com/office/officeart/2005/8/layout/hierarchy1"/>
    <dgm:cxn modelId="{EDCD5D8B-E751-4AD1-AD4A-EC0329FB3168}" type="presParOf" srcId="{92285761-6169-4275-8142-2A6D74285F3A}" destId="{614CF94B-B845-4EFC-B31A-9565BAB38C3C}" srcOrd="0" destOrd="0" presId="urn:microsoft.com/office/officeart/2005/8/layout/hierarchy1"/>
    <dgm:cxn modelId="{7003CB18-12CD-4F9C-B5F3-B6810561ABB6}" type="presParOf" srcId="{92285761-6169-4275-8142-2A6D74285F3A}" destId="{FA26CDF2-E459-47B4-8A05-9D410F88A419}" srcOrd="1" destOrd="0" presId="urn:microsoft.com/office/officeart/2005/8/layout/hierarchy1"/>
    <dgm:cxn modelId="{71721006-9CD1-4EDD-9253-B04849799BBD}" type="presParOf" srcId="{89523647-8B25-4477-B7A6-349AAC0A6782}" destId="{853FCB2F-10A2-4A1D-B563-24F2FAE48F60}" srcOrd="1" destOrd="0" presId="urn:microsoft.com/office/officeart/2005/8/layout/hierarchy1"/>
    <dgm:cxn modelId="{9F23098C-B4E9-49CB-BC73-C35059BEFF3D}" type="presParOf" srcId="{CBE996C4-3F38-4CB3-9C8E-498E42C633E3}" destId="{2C164C6D-F65F-4D56-B466-77AD2870EF67}" srcOrd="2" destOrd="0" presId="urn:microsoft.com/office/officeart/2005/8/layout/hierarchy1"/>
    <dgm:cxn modelId="{A12A42FA-62E1-4832-8410-23FB96949ADC}" type="presParOf" srcId="{CBE996C4-3F38-4CB3-9C8E-498E42C633E3}" destId="{70DEDC11-E89A-4327-BF9F-233396AC1038}" srcOrd="3" destOrd="0" presId="urn:microsoft.com/office/officeart/2005/8/layout/hierarchy1"/>
    <dgm:cxn modelId="{B4D1F23C-4993-4EA9-9251-FDA32844482E}" type="presParOf" srcId="{70DEDC11-E89A-4327-BF9F-233396AC1038}" destId="{7CD6BEF0-5F06-4DB5-BA38-03E96C815C7A}" srcOrd="0" destOrd="0" presId="urn:microsoft.com/office/officeart/2005/8/layout/hierarchy1"/>
    <dgm:cxn modelId="{D79D5356-595F-4EBB-A9DB-C2FE21EDFCF1}" type="presParOf" srcId="{7CD6BEF0-5F06-4DB5-BA38-03E96C815C7A}" destId="{45910208-29EE-4A15-8159-6E4A0FE3956E}" srcOrd="0" destOrd="0" presId="urn:microsoft.com/office/officeart/2005/8/layout/hierarchy1"/>
    <dgm:cxn modelId="{A4C3745F-F2E4-481D-8A2F-0A4E9123B1B0}" type="presParOf" srcId="{7CD6BEF0-5F06-4DB5-BA38-03E96C815C7A}" destId="{FE3FF1A9-F900-4C8B-8243-62C65904D2B4}" srcOrd="1" destOrd="0" presId="urn:microsoft.com/office/officeart/2005/8/layout/hierarchy1"/>
    <dgm:cxn modelId="{64E037DC-5709-4A1D-95F4-5E5A93F26532}" type="presParOf" srcId="{70DEDC11-E89A-4327-BF9F-233396AC1038}" destId="{DF94B3C1-C914-42A8-A259-44DB4E9968C8}" srcOrd="1" destOrd="0" presId="urn:microsoft.com/office/officeart/2005/8/layout/hierarchy1"/>
    <dgm:cxn modelId="{606CD235-A2A2-4CFB-A073-6B964D63C5F1}" type="presParOf" srcId="{DF94B3C1-C914-42A8-A259-44DB4E9968C8}" destId="{993FA750-EDAD-4989-BAA4-826187CDD6BC}" srcOrd="0" destOrd="0" presId="urn:microsoft.com/office/officeart/2005/8/layout/hierarchy1"/>
    <dgm:cxn modelId="{B33D295E-C585-441E-9C8B-7F8137FC4AC2}" type="presParOf" srcId="{DF94B3C1-C914-42A8-A259-44DB4E9968C8}" destId="{09293D7A-E9EA-4C50-8C6E-BFB5A178A898}" srcOrd="1" destOrd="0" presId="urn:microsoft.com/office/officeart/2005/8/layout/hierarchy1"/>
    <dgm:cxn modelId="{B8300CE7-7933-466C-AFE5-069617FDA0A7}" type="presParOf" srcId="{09293D7A-E9EA-4C50-8C6E-BFB5A178A898}" destId="{A9A2D617-D021-45FD-ADF2-4D58CFA74664}" srcOrd="0" destOrd="0" presId="urn:microsoft.com/office/officeart/2005/8/layout/hierarchy1"/>
    <dgm:cxn modelId="{30290675-6C41-4CE3-BB46-A217DFBF4C8F}" type="presParOf" srcId="{A9A2D617-D021-45FD-ADF2-4D58CFA74664}" destId="{F0A04845-0333-4DF1-A89B-B83B073146E3}" srcOrd="0" destOrd="0" presId="urn:microsoft.com/office/officeart/2005/8/layout/hierarchy1"/>
    <dgm:cxn modelId="{F2110892-938C-4231-A734-B4E41A2F1F7E}" type="presParOf" srcId="{A9A2D617-D021-45FD-ADF2-4D58CFA74664}" destId="{371705BB-C5EF-4E62-A140-9E8AD9E48547}" srcOrd="1" destOrd="0" presId="urn:microsoft.com/office/officeart/2005/8/layout/hierarchy1"/>
    <dgm:cxn modelId="{662385D6-7C05-489A-9557-602DB919D556}" type="presParOf" srcId="{09293D7A-E9EA-4C50-8C6E-BFB5A178A898}" destId="{3A7F166A-218A-426E-9F69-D4C0124ABCEC}" srcOrd="1" destOrd="0" presId="urn:microsoft.com/office/officeart/2005/8/layout/hierarchy1"/>
    <dgm:cxn modelId="{1FF68BF2-569D-4A4A-B828-7BA915E934A7}" type="presParOf" srcId="{DF94B3C1-C914-42A8-A259-44DB4E9968C8}" destId="{79BF83A7-82F5-4AC3-B934-CEEABB2604DE}" srcOrd="2" destOrd="0" presId="urn:microsoft.com/office/officeart/2005/8/layout/hierarchy1"/>
    <dgm:cxn modelId="{3A404680-7352-4C2B-9F7D-EBE279356EED}" type="presParOf" srcId="{DF94B3C1-C914-42A8-A259-44DB4E9968C8}" destId="{41C98DFD-068B-4DB1-B236-AE664864FB3F}" srcOrd="3" destOrd="0" presId="urn:microsoft.com/office/officeart/2005/8/layout/hierarchy1"/>
    <dgm:cxn modelId="{ECEB3869-3951-4589-81D2-44A28F7DF67E}" type="presParOf" srcId="{41C98DFD-068B-4DB1-B236-AE664864FB3F}" destId="{5954376F-7AA5-4961-A793-64CF888CC617}" srcOrd="0" destOrd="0" presId="urn:microsoft.com/office/officeart/2005/8/layout/hierarchy1"/>
    <dgm:cxn modelId="{4ACABAAA-D5C0-4576-BB37-B82B4D9D3E87}" type="presParOf" srcId="{5954376F-7AA5-4961-A793-64CF888CC617}" destId="{101EA8F1-40E3-4FCD-975A-6D7A79056FA8}" srcOrd="0" destOrd="0" presId="urn:microsoft.com/office/officeart/2005/8/layout/hierarchy1"/>
    <dgm:cxn modelId="{0F0C944E-BBAC-4FAF-BFA9-8E515B1C186A}" type="presParOf" srcId="{5954376F-7AA5-4961-A793-64CF888CC617}" destId="{11A54A95-1115-4944-90E4-6D88AAD2DB3C}" srcOrd="1" destOrd="0" presId="urn:microsoft.com/office/officeart/2005/8/layout/hierarchy1"/>
    <dgm:cxn modelId="{53EBF687-CA6C-45EE-82F1-ECAE31C9F79A}" type="presParOf" srcId="{41C98DFD-068B-4DB1-B236-AE664864FB3F}" destId="{2C9C0EB9-D832-461E-A3FC-9C492B10AF08}" srcOrd="1" destOrd="0" presId="urn:microsoft.com/office/officeart/2005/8/layout/hierarchy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295FF9A-BF62-4BC7-86EB-C1C5BC522FA8}" type="doc">
      <dgm:prSet loTypeId="urn:microsoft.com/office/officeart/2005/8/layout/radial5" loCatId="relationship" qsTypeId="urn:microsoft.com/office/officeart/2005/8/quickstyle/simple4" qsCatId="simple" csTypeId="urn:microsoft.com/office/officeart/2005/8/colors/accent1_2" csCatId="accent1" phldr="1"/>
      <dgm:spPr/>
      <dgm:t>
        <a:bodyPr/>
        <a:lstStyle/>
        <a:p>
          <a:endParaRPr lang="en-US"/>
        </a:p>
      </dgm:t>
    </dgm:pt>
    <dgm:pt modelId="{A0362AFF-8E13-422A-8864-5DE899F4B1D9}">
      <dgm:prSet phldrT="[Text]"/>
      <dgm:spPr/>
      <dgm:t>
        <a:bodyPr/>
        <a:lstStyle/>
        <a:p>
          <a:r>
            <a:rPr lang="en-US"/>
            <a:t>Rivalidad Entre Los Competidores Existentes</a:t>
          </a:r>
        </a:p>
      </dgm:t>
    </dgm:pt>
    <dgm:pt modelId="{A915B3A9-D943-4B43-9A06-076AD444A78A}" type="parTrans" cxnId="{40116F4C-D42F-4DAC-8D76-A494B8D3EE5F}">
      <dgm:prSet/>
      <dgm:spPr/>
      <dgm:t>
        <a:bodyPr/>
        <a:lstStyle/>
        <a:p>
          <a:endParaRPr lang="en-US"/>
        </a:p>
      </dgm:t>
    </dgm:pt>
    <dgm:pt modelId="{DA3902FA-DD1E-448B-8B76-98921526B7A7}" type="sibTrans" cxnId="{40116F4C-D42F-4DAC-8D76-A494B8D3EE5F}">
      <dgm:prSet/>
      <dgm:spPr/>
      <dgm:t>
        <a:bodyPr/>
        <a:lstStyle/>
        <a:p>
          <a:endParaRPr lang="en-US"/>
        </a:p>
      </dgm:t>
    </dgm:pt>
    <dgm:pt modelId="{0809E6BE-A56B-499E-A4BA-43F93D0245B7}">
      <dgm:prSet phldrT="[Text]"/>
      <dgm:spPr/>
      <dgm:t>
        <a:bodyPr/>
        <a:lstStyle/>
        <a:p>
          <a:r>
            <a:rPr lang="en-US"/>
            <a:t>Competidores Potenciales</a:t>
          </a:r>
        </a:p>
      </dgm:t>
    </dgm:pt>
    <dgm:pt modelId="{BE313BB0-51A4-46A7-8BAF-AD6B6CA7494C}" type="parTrans" cxnId="{85D2E775-9957-43E3-B1D5-B1675B6BFC15}">
      <dgm:prSet/>
      <dgm:spPr/>
      <dgm:t>
        <a:bodyPr/>
        <a:lstStyle/>
        <a:p>
          <a:endParaRPr lang="en-US"/>
        </a:p>
      </dgm:t>
    </dgm:pt>
    <dgm:pt modelId="{F73F638F-1FE9-4335-9D03-2022E4CA902A}" type="sibTrans" cxnId="{85D2E775-9957-43E3-B1D5-B1675B6BFC15}">
      <dgm:prSet/>
      <dgm:spPr/>
      <dgm:t>
        <a:bodyPr/>
        <a:lstStyle/>
        <a:p>
          <a:endParaRPr lang="en-US"/>
        </a:p>
      </dgm:t>
    </dgm:pt>
    <dgm:pt modelId="{6C5A0B98-BC37-43F3-A618-0F27E9BF958D}">
      <dgm:prSet phldrT="[Text]"/>
      <dgm:spPr/>
      <dgm:t>
        <a:bodyPr/>
        <a:lstStyle/>
        <a:p>
          <a:r>
            <a:rPr lang="en-US"/>
            <a:t>Compradores</a:t>
          </a:r>
        </a:p>
      </dgm:t>
    </dgm:pt>
    <dgm:pt modelId="{BEA6E2F3-BF24-44B0-8ACA-7138F69A5FC5}" type="parTrans" cxnId="{3C594BFC-7F90-4A19-95E2-565B982699EE}">
      <dgm:prSet/>
      <dgm:spPr/>
      <dgm:t>
        <a:bodyPr/>
        <a:lstStyle/>
        <a:p>
          <a:endParaRPr lang="en-US"/>
        </a:p>
      </dgm:t>
    </dgm:pt>
    <dgm:pt modelId="{46042231-01F6-4CC8-A793-762C55517024}" type="sibTrans" cxnId="{3C594BFC-7F90-4A19-95E2-565B982699EE}">
      <dgm:prSet/>
      <dgm:spPr/>
      <dgm:t>
        <a:bodyPr/>
        <a:lstStyle/>
        <a:p>
          <a:endParaRPr lang="en-US"/>
        </a:p>
      </dgm:t>
    </dgm:pt>
    <dgm:pt modelId="{8876EF3C-6A96-458C-87E6-13172EFBB493}">
      <dgm:prSet phldrT="[Text]"/>
      <dgm:spPr/>
      <dgm:t>
        <a:bodyPr/>
        <a:lstStyle/>
        <a:p>
          <a:r>
            <a:rPr lang="en-US"/>
            <a:t>Sustitutos</a:t>
          </a:r>
        </a:p>
      </dgm:t>
    </dgm:pt>
    <dgm:pt modelId="{A10E88A2-A2D5-4CBD-B5B1-C3963B777EA5}" type="parTrans" cxnId="{55079349-445C-4A5B-ADAA-466339C18E5C}">
      <dgm:prSet/>
      <dgm:spPr/>
      <dgm:t>
        <a:bodyPr/>
        <a:lstStyle/>
        <a:p>
          <a:endParaRPr lang="en-US"/>
        </a:p>
      </dgm:t>
    </dgm:pt>
    <dgm:pt modelId="{6B3FF088-2F38-46D2-BA5B-131558A859D3}" type="sibTrans" cxnId="{55079349-445C-4A5B-ADAA-466339C18E5C}">
      <dgm:prSet/>
      <dgm:spPr/>
      <dgm:t>
        <a:bodyPr/>
        <a:lstStyle/>
        <a:p>
          <a:endParaRPr lang="en-US"/>
        </a:p>
      </dgm:t>
    </dgm:pt>
    <dgm:pt modelId="{3B0D5A8F-4CE0-49FD-913E-8C863F6B7848}">
      <dgm:prSet phldrT="[Text]"/>
      <dgm:spPr/>
      <dgm:t>
        <a:bodyPr/>
        <a:lstStyle/>
        <a:p>
          <a:r>
            <a:rPr lang="en-US"/>
            <a:t>Proveedores</a:t>
          </a:r>
        </a:p>
      </dgm:t>
    </dgm:pt>
    <dgm:pt modelId="{5EB8EEEC-A46D-4783-9010-9ADC3F4BEADF}" type="parTrans" cxnId="{7CF25E28-07F4-4DCC-AE1D-3FEA91CC6395}">
      <dgm:prSet/>
      <dgm:spPr/>
      <dgm:t>
        <a:bodyPr/>
        <a:lstStyle/>
        <a:p>
          <a:endParaRPr lang="en-US"/>
        </a:p>
      </dgm:t>
    </dgm:pt>
    <dgm:pt modelId="{F97A8DB0-30BA-4198-9D8D-445393E4DDF2}" type="sibTrans" cxnId="{7CF25E28-07F4-4DCC-AE1D-3FEA91CC6395}">
      <dgm:prSet/>
      <dgm:spPr/>
      <dgm:t>
        <a:bodyPr/>
        <a:lstStyle/>
        <a:p>
          <a:endParaRPr lang="en-US"/>
        </a:p>
      </dgm:t>
    </dgm:pt>
    <dgm:pt modelId="{ED2E7C5F-55FD-4931-8411-0D4AC720AEF4}" type="pres">
      <dgm:prSet presAssocID="{D295FF9A-BF62-4BC7-86EB-C1C5BC522FA8}" presName="Name0" presStyleCnt="0">
        <dgm:presLayoutVars>
          <dgm:chMax val="1"/>
          <dgm:dir/>
          <dgm:animLvl val="ctr"/>
          <dgm:resizeHandles val="exact"/>
        </dgm:presLayoutVars>
      </dgm:prSet>
      <dgm:spPr/>
      <dgm:t>
        <a:bodyPr/>
        <a:lstStyle/>
        <a:p>
          <a:endParaRPr lang="en-US"/>
        </a:p>
      </dgm:t>
    </dgm:pt>
    <dgm:pt modelId="{7DDA5373-3298-4C7A-90CA-BEDB05A980EE}" type="pres">
      <dgm:prSet presAssocID="{A0362AFF-8E13-422A-8864-5DE899F4B1D9}" presName="centerShape" presStyleLbl="node0" presStyleIdx="0" presStyleCnt="1"/>
      <dgm:spPr/>
      <dgm:t>
        <a:bodyPr/>
        <a:lstStyle/>
        <a:p>
          <a:endParaRPr lang="en-US"/>
        </a:p>
      </dgm:t>
    </dgm:pt>
    <dgm:pt modelId="{D5392E7E-CC84-487B-ACB4-60099C345FCD}" type="pres">
      <dgm:prSet presAssocID="{BE313BB0-51A4-46A7-8BAF-AD6B6CA7494C}" presName="parTrans" presStyleLbl="sibTrans2D1" presStyleIdx="0" presStyleCnt="4"/>
      <dgm:spPr>
        <a:prstGeom prst="leftArrow">
          <a:avLst/>
        </a:prstGeom>
      </dgm:spPr>
      <dgm:t>
        <a:bodyPr/>
        <a:lstStyle/>
        <a:p>
          <a:endParaRPr lang="en-US"/>
        </a:p>
      </dgm:t>
    </dgm:pt>
    <dgm:pt modelId="{32647643-6805-44E1-8D2D-AAD1D0B3C5FD}" type="pres">
      <dgm:prSet presAssocID="{BE313BB0-51A4-46A7-8BAF-AD6B6CA7494C}" presName="connectorText" presStyleLbl="sibTrans2D1" presStyleIdx="0" presStyleCnt="4"/>
      <dgm:spPr/>
      <dgm:t>
        <a:bodyPr/>
        <a:lstStyle/>
        <a:p>
          <a:endParaRPr lang="en-US"/>
        </a:p>
      </dgm:t>
    </dgm:pt>
    <dgm:pt modelId="{E4BCCCF3-9FCC-4B24-BE97-281268A0A8DC}" type="pres">
      <dgm:prSet presAssocID="{0809E6BE-A56B-499E-A4BA-43F93D0245B7}" presName="node" presStyleLbl="node1" presStyleIdx="0" presStyleCnt="4">
        <dgm:presLayoutVars>
          <dgm:bulletEnabled val="1"/>
        </dgm:presLayoutVars>
      </dgm:prSet>
      <dgm:spPr/>
      <dgm:t>
        <a:bodyPr/>
        <a:lstStyle/>
        <a:p>
          <a:endParaRPr lang="en-US"/>
        </a:p>
      </dgm:t>
    </dgm:pt>
    <dgm:pt modelId="{9DF983C0-A90C-40D5-917C-0CCBA3FD4E1A}" type="pres">
      <dgm:prSet presAssocID="{BEA6E2F3-BF24-44B0-8ACA-7138F69A5FC5}" presName="parTrans" presStyleLbl="sibTrans2D1" presStyleIdx="1" presStyleCnt="4"/>
      <dgm:spPr>
        <a:prstGeom prst="leftArrow">
          <a:avLst/>
        </a:prstGeom>
      </dgm:spPr>
      <dgm:t>
        <a:bodyPr/>
        <a:lstStyle/>
        <a:p>
          <a:endParaRPr lang="en-US"/>
        </a:p>
      </dgm:t>
    </dgm:pt>
    <dgm:pt modelId="{06B1A010-A406-40B1-93ED-227B2C1C61DF}" type="pres">
      <dgm:prSet presAssocID="{BEA6E2F3-BF24-44B0-8ACA-7138F69A5FC5}" presName="connectorText" presStyleLbl="sibTrans2D1" presStyleIdx="1" presStyleCnt="4"/>
      <dgm:spPr/>
      <dgm:t>
        <a:bodyPr/>
        <a:lstStyle/>
        <a:p>
          <a:endParaRPr lang="en-US"/>
        </a:p>
      </dgm:t>
    </dgm:pt>
    <dgm:pt modelId="{88AE5F7F-7C10-4BD1-AB71-A267CFE7C82A}" type="pres">
      <dgm:prSet presAssocID="{6C5A0B98-BC37-43F3-A618-0F27E9BF958D}" presName="node" presStyleLbl="node1" presStyleIdx="1" presStyleCnt="4">
        <dgm:presLayoutVars>
          <dgm:bulletEnabled val="1"/>
        </dgm:presLayoutVars>
      </dgm:prSet>
      <dgm:spPr/>
      <dgm:t>
        <a:bodyPr/>
        <a:lstStyle/>
        <a:p>
          <a:endParaRPr lang="en-US"/>
        </a:p>
      </dgm:t>
    </dgm:pt>
    <dgm:pt modelId="{766F7CD2-5E6F-4B8E-86F1-CDF69C927837}" type="pres">
      <dgm:prSet presAssocID="{A10E88A2-A2D5-4CBD-B5B1-C3963B777EA5}" presName="parTrans" presStyleLbl="sibTrans2D1" presStyleIdx="2" presStyleCnt="4"/>
      <dgm:spPr>
        <a:prstGeom prst="leftArrow">
          <a:avLst/>
        </a:prstGeom>
      </dgm:spPr>
      <dgm:t>
        <a:bodyPr/>
        <a:lstStyle/>
        <a:p>
          <a:endParaRPr lang="en-US"/>
        </a:p>
      </dgm:t>
    </dgm:pt>
    <dgm:pt modelId="{92D35BBB-80CB-40C4-8C4D-73A64ABF770C}" type="pres">
      <dgm:prSet presAssocID="{A10E88A2-A2D5-4CBD-B5B1-C3963B777EA5}" presName="connectorText" presStyleLbl="sibTrans2D1" presStyleIdx="2" presStyleCnt="4"/>
      <dgm:spPr/>
      <dgm:t>
        <a:bodyPr/>
        <a:lstStyle/>
        <a:p>
          <a:endParaRPr lang="en-US"/>
        </a:p>
      </dgm:t>
    </dgm:pt>
    <dgm:pt modelId="{7DA880E4-474F-4750-982A-BA70061AA1F4}" type="pres">
      <dgm:prSet presAssocID="{8876EF3C-6A96-458C-87E6-13172EFBB493}" presName="node" presStyleLbl="node1" presStyleIdx="2" presStyleCnt="4">
        <dgm:presLayoutVars>
          <dgm:bulletEnabled val="1"/>
        </dgm:presLayoutVars>
      </dgm:prSet>
      <dgm:spPr/>
      <dgm:t>
        <a:bodyPr/>
        <a:lstStyle/>
        <a:p>
          <a:endParaRPr lang="en-US"/>
        </a:p>
      </dgm:t>
    </dgm:pt>
    <dgm:pt modelId="{AA51A4BC-07CC-4667-A1CF-4FFB0E448607}" type="pres">
      <dgm:prSet presAssocID="{5EB8EEEC-A46D-4783-9010-9ADC3F4BEADF}" presName="parTrans" presStyleLbl="sibTrans2D1" presStyleIdx="3" presStyleCnt="4"/>
      <dgm:spPr>
        <a:prstGeom prst="leftArrow">
          <a:avLst/>
        </a:prstGeom>
      </dgm:spPr>
      <dgm:t>
        <a:bodyPr/>
        <a:lstStyle/>
        <a:p>
          <a:endParaRPr lang="en-US"/>
        </a:p>
      </dgm:t>
    </dgm:pt>
    <dgm:pt modelId="{C6D6A426-E3A3-4E2D-8B4B-3CE0F5D1CBA4}" type="pres">
      <dgm:prSet presAssocID="{5EB8EEEC-A46D-4783-9010-9ADC3F4BEADF}" presName="connectorText" presStyleLbl="sibTrans2D1" presStyleIdx="3" presStyleCnt="4"/>
      <dgm:spPr/>
      <dgm:t>
        <a:bodyPr/>
        <a:lstStyle/>
        <a:p>
          <a:endParaRPr lang="en-US"/>
        </a:p>
      </dgm:t>
    </dgm:pt>
    <dgm:pt modelId="{BAE74C2C-DA26-44E9-A522-1D893987DDB9}" type="pres">
      <dgm:prSet presAssocID="{3B0D5A8F-4CE0-49FD-913E-8C863F6B7848}" presName="node" presStyleLbl="node1" presStyleIdx="3" presStyleCnt="4">
        <dgm:presLayoutVars>
          <dgm:bulletEnabled val="1"/>
        </dgm:presLayoutVars>
      </dgm:prSet>
      <dgm:spPr/>
      <dgm:t>
        <a:bodyPr/>
        <a:lstStyle/>
        <a:p>
          <a:endParaRPr lang="en-US"/>
        </a:p>
      </dgm:t>
    </dgm:pt>
  </dgm:ptLst>
  <dgm:cxnLst>
    <dgm:cxn modelId="{7CF25E28-07F4-4DCC-AE1D-3FEA91CC6395}" srcId="{A0362AFF-8E13-422A-8864-5DE899F4B1D9}" destId="{3B0D5A8F-4CE0-49FD-913E-8C863F6B7848}" srcOrd="3" destOrd="0" parTransId="{5EB8EEEC-A46D-4783-9010-9ADC3F4BEADF}" sibTransId="{F97A8DB0-30BA-4198-9D8D-445393E4DDF2}"/>
    <dgm:cxn modelId="{5880296E-DBD4-43DA-BEC3-32D46B3CB9FA}" type="presOf" srcId="{BEA6E2F3-BF24-44B0-8ACA-7138F69A5FC5}" destId="{06B1A010-A406-40B1-93ED-227B2C1C61DF}" srcOrd="1" destOrd="0" presId="urn:microsoft.com/office/officeart/2005/8/layout/radial5"/>
    <dgm:cxn modelId="{862CC0AB-291F-4268-863E-4DBA0E2534BA}" type="presOf" srcId="{8876EF3C-6A96-458C-87E6-13172EFBB493}" destId="{7DA880E4-474F-4750-982A-BA70061AA1F4}" srcOrd="0" destOrd="0" presId="urn:microsoft.com/office/officeart/2005/8/layout/radial5"/>
    <dgm:cxn modelId="{40116F4C-D42F-4DAC-8D76-A494B8D3EE5F}" srcId="{D295FF9A-BF62-4BC7-86EB-C1C5BC522FA8}" destId="{A0362AFF-8E13-422A-8864-5DE899F4B1D9}" srcOrd="0" destOrd="0" parTransId="{A915B3A9-D943-4B43-9A06-076AD444A78A}" sibTransId="{DA3902FA-DD1E-448B-8B76-98921526B7A7}"/>
    <dgm:cxn modelId="{26B4A30A-A415-4D44-B50C-7B77FE494FFE}" type="presOf" srcId="{BE313BB0-51A4-46A7-8BAF-AD6B6CA7494C}" destId="{D5392E7E-CC84-487B-ACB4-60099C345FCD}" srcOrd="0" destOrd="0" presId="urn:microsoft.com/office/officeart/2005/8/layout/radial5"/>
    <dgm:cxn modelId="{3C594BFC-7F90-4A19-95E2-565B982699EE}" srcId="{A0362AFF-8E13-422A-8864-5DE899F4B1D9}" destId="{6C5A0B98-BC37-43F3-A618-0F27E9BF958D}" srcOrd="1" destOrd="0" parTransId="{BEA6E2F3-BF24-44B0-8ACA-7138F69A5FC5}" sibTransId="{46042231-01F6-4CC8-A793-762C55517024}"/>
    <dgm:cxn modelId="{4D73FA21-6A53-49F3-8596-FF2A685B4356}" type="presOf" srcId="{BE313BB0-51A4-46A7-8BAF-AD6B6CA7494C}" destId="{32647643-6805-44E1-8D2D-AAD1D0B3C5FD}" srcOrd="1" destOrd="0" presId="urn:microsoft.com/office/officeart/2005/8/layout/radial5"/>
    <dgm:cxn modelId="{A5AB2A8D-2BFF-4005-8100-37CB35E9F366}" type="presOf" srcId="{A10E88A2-A2D5-4CBD-B5B1-C3963B777EA5}" destId="{92D35BBB-80CB-40C4-8C4D-73A64ABF770C}" srcOrd="1" destOrd="0" presId="urn:microsoft.com/office/officeart/2005/8/layout/radial5"/>
    <dgm:cxn modelId="{2E8E5045-85D0-49A2-BEA0-A1AFD93204DA}" type="presOf" srcId="{3B0D5A8F-4CE0-49FD-913E-8C863F6B7848}" destId="{BAE74C2C-DA26-44E9-A522-1D893987DDB9}" srcOrd="0" destOrd="0" presId="urn:microsoft.com/office/officeart/2005/8/layout/radial5"/>
    <dgm:cxn modelId="{B4D87C1F-B8E3-4F5A-85E9-C7BA0B726518}" type="presOf" srcId="{5EB8EEEC-A46D-4783-9010-9ADC3F4BEADF}" destId="{C6D6A426-E3A3-4E2D-8B4B-3CE0F5D1CBA4}" srcOrd="1" destOrd="0" presId="urn:microsoft.com/office/officeart/2005/8/layout/radial5"/>
    <dgm:cxn modelId="{9FB4FA03-A011-4E73-9515-73CDDD1D9008}" type="presOf" srcId="{A10E88A2-A2D5-4CBD-B5B1-C3963B777EA5}" destId="{766F7CD2-5E6F-4B8E-86F1-CDF69C927837}" srcOrd="0" destOrd="0" presId="urn:microsoft.com/office/officeart/2005/8/layout/radial5"/>
    <dgm:cxn modelId="{F4E39CB3-7D45-4ADB-B64B-D1F607654D9E}" type="presOf" srcId="{0809E6BE-A56B-499E-A4BA-43F93D0245B7}" destId="{E4BCCCF3-9FCC-4B24-BE97-281268A0A8DC}" srcOrd="0" destOrd="0" presId="urn:microsoft.com/office/officeart/2005/8/layout/radial5"/>
    <dgm:cxn modelId="{55079349-445C-4A5B-ADAA-466339C18E5C}" srcId="{A0362AFF-8E13-422A-8864-5DE899F4B1D9}" destId="{8876EF3C-6A96-458C-87E6-13172EFBB493}" srcOrd="2" destOrd="0" parTransId="{A10E88A2-A2D5-4CBD-B5B1-C3963B777EA5}" sibTransId="{6B3FF088-2F38-46D2-BA5B-131558A859D3}"/>
    <dgm:cxn modelId="{85D2E775-9957-43E3-B1D5-B1675B6BFC15}" srcId="{A0362AFF-8E13-422A-8864-5DE899F4B1D9}" destId="{0809E6BE-A56B-499E-A4BA-43F93D0245B7}" srcOrd="0" destOrd="0" parTransId="{BE313BB0-51A4-46A7-8BAF-AD6B6CA7494C}" sibTransId="{F73F638F-1FE9-4335-9D03-2022E4CA902A}"/>
    <dgm:cxn modelId="{80567E6D-6563-44BE-9237-D8835E6C2430}" type="presOf" srcId="{BEA6E2F3-BF24-44B0-8ACA-7138F69A5FC5}" destId="{9DF983C0-A90C-40D5-917C-0CCBA3FD4E1A}" srcOrd="0" destOrd="0" presId="urn:microsoft.com/office/officeart/2005/8/layout/radial5"/>
    <dgm:cxn modelId="{D0936B7B-3982-4384-98B6-E5E2D1F9BBB7}" type="presOf" srcId="{5EB8EEEC-A46D-4783-9010-9ADC3F4BEADF}" destId="{AA51A4BC-07CC-4667-A1CF-4FFB0E448607}" srcOrd="0" destOrd="0" presId="urn:microsoft.com/office/officeart/2005/8/layout/radial5"/>
    <dgm:cxn modelId="{C1133394-78A4-40F7-9254-313BF898BE0B}" type="presOf" srcId="{6C5A0B98-BC37-43F3-A618-0F27E9BF958D}" destId="{88AE5F7F-7C10-4BD1-AB71-A267CFE7C82A}" srcOrd="0" destOrd="0" presId="urn:microsoft.com/office/officeart/2005/8/layout/radial5"/>
    <dgm:cxn modelId="{BCE24ABB-560E-4350-B5E5-C8D86C99158F}" type="presOf" srcId="{A0362AFF-8E13-422A-8864-5DE899F4B1D9}" destId="{7DDA5373-3298-4C7A-90CA-BEDB05A980EE}" srcOrd="0" destOrd="0" presId="urn:microsoft.com/office/officeart/2005/8/layout/radial5"/>
    <dgm:cxn modelId="{AA498020-686A-41B8-A172-209400F8DA4F}" type="presOf" srcId="{D295FF9A-BF62-4BC7-86EB-C1C5BC522FA8}" destId="{ED2E7C5F-55FD-4931-8411-0D4AC720AEF4}" srcOrd="0" destOrd="0" presId="urn:microsoft.com/office/officeart/2005/8/layout/radial5"/>
    <dgm:cxn modelId="{DA7DEF23-FDDA-45BB-8A53-36AF7F41E1BE}" type="presParOf" srcId="{ED2E7C5F-55FD-4931-8411-0D4AC720AEF4}" destId="{7DDA5373-3298-4C7A-90CA-BEDB05A980EE}" srcOrd="0" destOrd="0" presId="urn:microsoft.com/office/officeart/2005/8/layout/radial5"/>
    <dgm:cxn modelId="{FB1E610C-902D-499D-AD86-04022D8E5371}" type="presParOf" srcId="{ED2E7C5F-55FD-4931-8411-0D4AC720AEF4}" destId="{D5392E7E-CC84-487B-ACB4-60099C345FCD}" srcOrd="1" destOrd="0" presId="urn:microsoft.com/office/officeart/2005/8/layout/radial5"/>
    <dgm:cxn modelId="{85C9B972-6B46-4BF8-8934-C97CB9A9A9F2}" type="presParOf" srcId="{D5392E7E-CC84-487B-ACB4-60099C345FCD}" destId="{32647643-6805-44E1-8D2D-AAD1D0B3C5FD}" srcOrd="0" destOrd="0" presId="urn:microsoft.com/office/officeart/2005/8/layout/radial5"/>
    <dgm:cxn modelId="{C646ACEA-BF77-4C86-8EA9-141E42E77B7D}" type="presParOf" srcId="{ED2E7C5F-55FD-4931-8411-0D4AC720AEF4}" destId="{E4BCCCF3-9FCC-4B24-BE97-281268A0A8DC}" srcOrd="2" destOrd="0" presId="urn:microsoft.com/office/officeart/2005/8/layout/radial5"/>
    <dgm:cxn modelId="{4DF12F15-8C22-4F93-A9C8-94745F58D142}" type="presParOf" srcId="{ED2E7C5F-55FD-4931-8411-0D4AC720AEF4}" destId="{9DF983C0-A90C-40D5-917C-0CCBA3FD4E1A}" srcOrd="3" destOrd="0" presId="urn:microsoft.com/office/officeart/2005/8/layout/radial5"/>
    <dgm:cxn modelId="{53B871C1-6E79-4DE0-8118-A6AA8A1B024E}" type="presParOf" srcId="{9DF983C0-A90C-40D5-917C-0CCBA3FD4E1A}" destId="{06B1A010-A406-40B1-93ED-227B2C1C61DF}" srcOrd="0" destOrd="0" presId="urn:microsoft.com/office/officeart/2005/8/layout/radial5"/>
    <dgm:cxn modelId="{B01DA907-75F0-41D8-9D57-2A8F38FC57F1}" type="presParOf" srcId="{ED2E7C5F-55FD-4931-8411-0D4AC720AEF4}" destId="{88AE5F7F-7C10-4BD1-AB71-A267CFE7C82A}" srcOrd="4" destOrd="0" presId="urn:microsoft.com/office/officeart/2005/8/layout/radial5"/>
    <dgm:cxn modelId="{D066AFEB-5E8B-4B18-826A-CA13E13BE395}" type="presParOf" srcId="{ED2E7C5F-55FD-4931-8411-0D4AC720AEF4}" destId="{766F7CD2-5E6F-4B8E-86F1-CDF69C927837}" srcOrd="5" destOrd="0" presId="urn:microsoft.com/office/officeart/2005/8/layout/radial5"/>
    <dgm:cxn modelId="{26659564-D0A5-4AEB-8AAC-71E782B2156D}" type="presParOf" srcId="{766F7CD2-5E6F-4B8E-86F1-CDF69C927837}" destId="{92D35BBB-80CB-40C4-8C4D-73A64ABF770C}" srcOrd="0" destOrd="0" presId="urn:microsoft.com/office/officeart/2005/8/layout/radial5"/>
    <dgm:cxn modelId="{808D7046-2F18-4D2F-86A2-AA8DB55DB889}" type="presParOf" srcId="{ED2E7C5F-55FD-4931-8411-0D4AC720AEF4}" destId="{7DA880E4-474F-4750-982A-BA70061AA1F4}" srcOrd="6" destOrd="0" presId="urn:microsoft.com/office/officeart/2005/8/layout/radial5"/>
    <dgm:cxn modelId="{DEB0B791-7B8E-4509-86B3-667AC714D5C9}" type="presParOf" srcId="{ED2E7C5F-55FD-4931-8411-0D4AC720AEF4}" destId="{AA51A4BC-07CC-4667-A1CF-4FFB0E448607}" srcOrd="7" destOrd="0" presId="urn:microsoft.com/office/officeart/2005/8/layout/radial5"/>
    <dgm:cxn modelId="{0B263DA9-3167-4C6D-B18C-9D08753D08AA}" type="presParOf" srcId="{AA51A4BC-07CC-4667-A1CF-4FFB0E448607}" destId="{C6D6A426-E3A3-4E2D-8B4B-3CE0F5D1CBA4}" srcOrd="0" destOrd="0" presId="urn:microsoft.com/office/officeart/2005/8/layout/radial5"/>
    <dgm:cxn modelId="{9E21CF6A-CEE0-439A-8B49-76CF06277BD4}" type="presParOf" srcId="{ED2E7C5F-55FD-4931-8411-0D4AC720AEF4}" destId="{BAE74C2C-DA26-44E9-A522-1D893987DDB9}" srcOrd="8" destOrd="0" presId="urn:microsoft.com/office/officeart/2005/8/layout/radial5"/>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BF83A7-82F5-4AC3-B934-CEEABB2604DE}">
      <dsp:nvSpPr>
        <dsp:cNvPr id="0" name=""/>
        <dsp:cNvSpPr/>
      </dsp:nvSpPr>
      <dsp:spPr>
        <a:xfrm>
          <a:off x="5005642" y="1848450"/>
          <a:ext cx="509759" cy="242598"/>
        </a:xfrm>
        <a:custGeom>
          <a:avLst/>
          <a:gdLst/>
          <a:ahLst/>
          <a:cxnLst/>
          <a:rect l="0" t="0" r="0" b="0"/>
          <a:pathLst>
            <a:path>
              <a:moveTo>
                <a:pt x="0" y="0"/>
              </a:moveTo>
              <a:lnTo>
                <a:pt x="0" y="165324"/>
              </a:lnTo>
              <a:lnTo>
                <a:pt x="509759" y="165324"/>
              </a:lnTo>
              <a:lnTo>
                <a:pt x="509759" y="2425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3FA750-EDAD-4989-BAA4-826187CDD6BC}">
      <dsp:nvSpPr>
        <dsp:cNvPr id="0" name=""/>
        <dsp:cNvSpPr/>
      </dsp:nvSpPr>
      <dsp:spPr>
        <a:xfrm>
          <a:off x="4495883" y="1848450"/>
          <a:ext cx="509759" cy="242598"/>
        </a:xfrm>
        <a:custGeom>
          <a:avLst/>
          <a:gdLst/>
          <a:ahLst/>
          <a:cxnLst/>
          <a:rect l="0" t="0" r="0" b="0"/>
          <a:pathLst>
            <a:path>
              <a:moveTo>
                <a:pt x="509759" y="0"/>
              </a:moveTo>
              <a:lnTo>
                <a:pt x="509759" y="165324"/>
              </a:lnTo>
              <a:lnTo>
                <a:pt x="0" y="165324"/>
              </a:lnTo>
              <a:lnTo>
                <a:pt x="0" y="2425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164C6D-F65F-4D56-B466-77AD2870EF67}">
      <dsp:nvSpPr>
        <dsp:cNvPr id="0" name=""/>
        <dsp:cNvSpPr/>
      </dsp:nvSpPr>
      <dsp:spPr>
        <a:xfrm>
          <a:off x="3476365" y="1076165"/>
          <a:ext cx="1529277" cy="242598"/>
        </a:xfrm>
        <a:custGeom>
          <a:avLst/>
          <a:gdLst/>
          <a:ahLst/>
          <a:cxnLst/>
          <a:rect l="0" t="0" r="0" b="0"/>
          <a:pathLst>
            <a:path>
              <a:moveTo>
                <a:pt x="0" y="0"/>
              </a:moveTo>
              <a:lnTo>
                <a:pt x="0" y="165324"/>
              </a:lnTo>
              <a:lnTo>
                <a:pt x="1529277" y="165324"/>
              </a:lnTo>
              <a:lnTo>
                <a:pt x="1529277" y="2425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FC6F27-9134-4FEA-AEAE-A834C317D505}">
      <dsp:nvSpPr>
        <dsp:cNvPr id="0" name=""/>
        <dsp:cNvSpPr/>
      </dsp:nvSpPr>
      <dsp:spPr>
        <a:xfrm>
          <a:off x="1947088" y="1848450"/>
          <a:ext cx="1529277" cy="242598"/>
        </a:xfrm>
        <a:custGeom>
          <a:avLst/>
          <a:gdLst/>
          <a:ahLst/>
          <a:cxnLst/>
          <a:rect l="0" t="0" r="0" b="0"/>
          <a:pathLst>
            <a:path>
              <a:moveTo>
                <a:pt x="0" y="0"/>
              </a:moveTo>
              <a:lnTo>
                <a:pt x="0" y="165324"/>
              </a:lnTo>
              <a:lnTo>
                <a:pt x="1529277" y="165324"/>
              </a:lnTo>
              <a:lnTo>
                <a:pt x="1529277" y="2425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C8BFE8-104C-463B-867C-CB919DD2B37F}">
      <dsp:nvSpPr>
        <dsp:cNvPr id="0" name=""/>
        <dsp:cNvSpPr/>
      </dsp:nvSpPr>
      <dsp:spPr>
        <a:xfrm>
          <a:off x="1947088" y="1848450"/>
          <a:ext cx="509759" cy="242598"/>
        </a:xfrm>
        <a:custGeom>
          <a:avLst/>
          <a:gdLst/>
          <a:ahLst/>
          <a:cxnLst/>
          <a:rect l="0" t="0" r="0" b="0"/>
          <a:pathLst>
            <a:path>
              <a:moveTo>
                <a:pt x="0" y="0"/>
              </a:moveTo>
              <a:lnTo>
                <a:pt x="0" y="165324"/>
              </a:lnTo>
              <a:lnTo>
                <a:pt x="509759" y="165324"/>
              </a:lnTo>
              <a:lnTo>
                <a:pt x="509759" y="2425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9A54DD-7490-4BF2-A852-4E1B01B91E88}">
      <dsp:nvSpPr>
        <dsp:cNvPr id="0" name=""/>
        <dsp:cNvSpPr/>
      </dsp:nvSpPr>
      <dsp:spPr>
        <a:xfrm>
          <a:off x="1437329" y="1848450"/>
          <a:ext cx="509759" cy="242598"/>
        </a:xfrm>
        <a:custGeom>
          <a:avLst/>
          <a:gdLst/>
          <a:ahLst/>
          <a:cxnLst/>
          <a:rect l="0" t="0" r="0" b="0"/>
          <a:pathLst>
            <a:path>
              <a:moveTo>
                <a:pt x="509759" y="0"/>
              </a:moveTo>
              <a:lnTo>
                <a:pt x="509759" y="165324"/>
              </a:lnTo>
              <a:lnTo>
                <a:pt x="0" y="165324"/>
              </a:lnTo>
              <a:lnTo>
                <a:pt x="0" y="2425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1E49B2-7B4E-4161-A767-5117771EEDE6}">
      <dsp:nvSpPr>
        <dsp:cNvPr id="0" name=""/>
        <dsp:cNvSpPr/>
      </dsp:nvSpPr>
      <dsp:spPr>
        <a:xfrm>
          <a:off x="417811" y="1848450"/>
          <a:ext cx="1529277" cy="242598"/>
        </a:xfrm>
        <a:custGeom>
          <a:avLst/>
          <a:gdLst/>
          <a:ahLst/>
          <a:cxnLst/>
          <a:rect l="0" t="0" r="0" b="0"/>
          <a:pathLst>
            <a:path>
              <a:moveTo>
                <a:pt x="1529277" y="0"/>
              </a:moveTo>
              <a:lnTo>
                <a:pt x="1529277" y="165324"/>
              </a:lnTo>
              <a:lnTo>
                <a:pt x="0" y="165324"/>
              </a:lnTo>
              <a:lnTo>
                <a:pt x="0" y="2425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4F7A16-6B27-4CE3-92FE-9AEC45EA06A8}">
      <dsp:nvSpPr>
        <dsp:cNvPr id="0" name=""/>
        <dsp:cNvSpPr/>
      </dsp:nvSpPr>
      <dsp:spPr>
        <a:xfrm>
          <a:off x="1947088" y="1076165"/>
          <a:ext cx="1529277" cy="242598"/>
        </a:xfrm>
        <a:custGeom>
          <a:avLst/>
          <a:gdLst/>
          <a:ahLst/>
          <a:cxnLst/>
          <a:rect l="0" t="0" r="0" b="0"/>
          <a:pathLst>
            <a:path>
              <a:moveTo>
                <a:pt x="1529277" y="0"/>
              </a:moveTo>
              <a:lnTo>
                <a:pt x="1529277" y="165324"/>
              </a:lnTo>
              <a:lnTo>
                <a:pt x="0" y="165324"/>
              </a:lnTo>
              <a:lnTo>
                <a:pt x="0" y="2425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EF8A68-4D84-4E25-94D2-E88730756120}">
      <dsp:nvSpPr>
        <dsp:cNvPr id="0" name=""/>
        <dsp:cNvSpPr/>
      </dsp:nvSpPr>
      <dsp:spPr>
        <a:xfrm>
          <a:off x="3059289" y="546479"/>
          <a:ext cx="834151" cy="5296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66ED273-4AE6-4C62-8226-06D4C4F34690}">
      <dsp:nvSpPr>
        <dsp:cNvPr id="0" name=""/>
        <dsp:cNvSpPr/>
      </dsp:nvSpPr>
      <dsp:spPr>
        <a:xfrm>
          <a:off x="3151973" y="634528"/>
          <a:ext cx="834151" cy="52968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Consejo Directivo</a:t>
          </a:r>
        </a:p>
      </dsp:txBody>
      <dsp:txXfrm>
        <a:off x="3167487" y="650042"/>
        <a:ext cx="803123" cy="498657"/>
      </dsp:txXfrm>
    </dsp:sp>
    <dsp:sp modelId="{FD76285D-D471-4D5B-930D-4D892A50E012}">
      <dsp:nvSpPr>
        <dsp:cNvPr id="0" name=""/>
        <dsp:cNvSpPr/>
      </dsp:nvSpPr>
      <dsp:spPr>
        <a:xfrm>
          <a:off x="1530012" y="1318764"/>
          <a:ext cx="834151" cy="5296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6632F99-68DA-400D-B5BF-3AA18BD6CC49}">
      <dsp:nvSpPr>
        <dsp:cNvPr id="0" name=""/>
        <dsp:cNvSpPr/>
      </dsp:nvSpPr>
      <dsp:spPr>
        <a:xfrm>
          <a:off x="1622696" y="1406813"/>
          <a:ext cx="834151" cy="52968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Director Administrativo</a:t>
          </a:r>
        </a:p>
      </dsp:txBody>
      <dsp:txXfrm>
        <a:off x="1638210" y="1422327"/>
        <a:ext cx="803123" cy="498657"/>
      </dsp:txXfrm>
    </dsp:sp>
    <dsp:sp modelId="{6D50894C-D573-49A6-8E22-0E9840A100C6}">
      <dsp:nvSpPr>
        <dsp:cNvPr id="0" name=""/>
        <dsp:cNvSpPr/>
      </dsp:nvSpPr>
      <dsp:spPr>
        <a:xfrm>
          <a:off x="735" y="2091049"/>
          <a:ext cx="834151" cy="5296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18D94DF-5885-4652-A248-501A00535EA0}">
      <dsp:nvSpPr>
        <dsp:cNvPr id="0" name=""/>
        <dsp:cNvSpPr/>
      </dsp:nvSpPr>
      <dsp:spPr>
        <a:xfrm>
          <a:off x="93419" y="2179098"/>
          <a:ext cx="834151" cy="52968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Contador Externo</a:t>
          </a:r>
        </a:p>
      </dsp:txBody>
      <dsp:txXfrm>
        <a:off x="108933" y="2194612"/>
        <a:ext cx="803123" cy="498657"/>
      </dsp:txXfrm>
    </dsp:sp>
    <dsp:sp modelId="{CF292562-D2C3-4143-A3DC-2A3C33A7AD49}">
      <dsp:nvSpPr>
        <dsp:cNvPr id="0" name=""/>
        <dsp:cNvSpPr/>
      </dsp:nvSpPr>
      <dsp:spPr>
        <a:xfrm>
          <a:off x="1020253" y="2091049"/>
          <a:ext cx="834151" cy="5296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8C3A5AB-F223-4325-8D7E-D4A72E517C47}">
      <dsp:nvSpPr>
        <dsp:cNvPr id="0" name=""/>
        <dsp:cNvSpPr/>
      </dsp:nvSpPr>
      <dsp:spPr>
        <a:xfrm>
          <a:off x="1112937" y="2179098"/>
          <a:ext cx="834151" cy="52968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Secretaria</a:t>
          </a:r>
        </a:p>
      </dsp:txBody>
      <dsp:txXfrm>
        <a:off x="1128451" y="2194612"/>
        <a:ext cx="803123" cy="498657"/>
      </dsp:txXfrm>
    </dsp:sp>
    <dsp:sp modelId="{2BE647F4-9600-48DD-8AFF-0CE842260D1F}">
      <dsp:nvSpPr>
        <dsp:cNvPr id="0" name=""/>
        <dsp:cNvSpPr/>
      </dsp:nvSpPr>
      <dsp:spPr>
        <a:xfrm>
          <a:off x="2039771" y="2091049"/>
          <a:ext cx="834151" cy="5296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10BD725-96C1-4E3C-956E-34C885871D6D}">
      <dsp:nvSpPr>
        <dsp:cNvPr id="0" name=""/>
        <dsp:cNvSpPr/>
      </dsp:nvSpPr>
      <dsp:spPr>
        <a:xfrm>
          <a:off x="2132455" y="2179098"/>
          <a:ext cx="834151" cy="52968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Mantenimiento Y Limpieza</a:t>
          </a:r>
        </a:p>
      </dsp:txBody>
      <dsp:txXfrm>
        <a:off x="2147969" y="2194612"/>
        <a:ext cx="803123" cy="498657"/>
      </dsp:txXfrm>
    </dsp:sp>
    <dsp:sp modelId="{614CF94B-B845-4EFC-B31A-9565BAB38C3C}">
      <dsp:nvSpPr>
        <dsp:cNvPr id="0" name=""/>
        <dsp:cNvSpPr/>
      </dsp:nvSpPr>
      <dsp:spPr>
        <a:xfrm>
          <a:off x="3059289" y="2091049"/>
          <a:ext cx="834151" cy="5296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A26CDF2-E459-47B4-8A05-9D410F88A419}">
      <dsp:nvSpPr>
        <dsp:cNvPr id="0" name=""/>
        <dsp:cNvSpPr/>
      </dsp:nvSpPr>
      <dsp:spPr>
        <a:xfrm>
          <a:off x="3151973" y="2179098"/>
          <a:ext cx="834151" cy="52968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Empleada Administrativa</a:t>
          </a:r>
        </a:p>
      </dsp:txBody>
      <dsp:txXfrm>
        <a:off x="3167487" y="2194612"/>
        <a:ext cx="803123" cy="498657"/>
      </dsp:txXfrm>
    </dsp:sp>
    <dsp:sp modelId="{45910208-29EE-4A15-8159-6E4A0FE3956E}">
      <dsp:nvSpPr>
        <dsp:cNvPr id="0" name=""/>
        <dsp:cNvSpPr/>
      </dsp:nvSpPr>
      <dsp:spPr>
        <a:xfrm>
          <a:off x="4588566" y="1318764"/>
          <a:ext cx="834151" cy="5296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E3FF1A9-F900-4C8B-8243-62C65904D2B4}">
      <dsp:nvSpPr>
        <dsp:cNvPr id="0" name=""/>
        <dsp:cNvSpPr/>
      </dsp:nvSpPr>
      <dsp:spPr>
        <a:xfrm>
          <a:off x="4681250" y="1406813"/>
          <a:ext cx="834151" cy="52968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Director Médico</a:t>
          </a:r>
        </a:p>
      </dsp:txBody>
      <dsp:txXfrm>
        <a:off x="4696764" y="1422327"/>
        <a:ext cx="803123" cy="498657"/>
      </dsp:txXfrm>
    </dsp:sp>
    <dsp:sp modelId="{F0A04845-0333-4DF1-A89B-B83B073146E3}">
      <dsp:nvSpPr>
        <dsp:cNvPr id="0" name=""/>
        <dsp:cNvSpPr/>
      </dsp:nvSpPr>
      <dsp:spPr>
        <a:xfrm>
          <a:off x="4078807" y="2091049"/>
          <a:ext cx="834151" cy="5296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71705BB-C5EF-4E62-A140-9E8AD9E48547}">
      <dsp:nvSpPr>
        <dsp:cNvPr id="0" name=""/>
        <dsp:cNvSpPr/>
      </dsp:nvSpPr>
      <dsp:spPr>
        <a:xfrm>
          <a:off x="4171491" y="2179098"/>
          <a:ext cx="834151" cy="52968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Médicos Especialistas</a:t>
          </a:r>
        </a:p>
      </dsp:txBody>
      <dsp:txXfrm>
        <a:off x="4187005" y="2194612"/>
        <a:ext cx="803123" cy="498657"/>
      </dsp:txXfrm>
    </dsp:sp>
    <dsp:sp modelId="{101EA8F1-40E3-4FCD-975A-6D7A79056FA8}">
      <dsp:nvSpPr>
        <dsp:cNvPr id="0" name=""/>
        <dsp:cNvSpPr/>
      </dsp:nvSpPr>
      <dsp:spPr>
        <a:xfrm>
          <a:off x="5098325" y="2091049"/>
          <a:ext cx="834151" cy="5296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1A54A95-1115-4944-90E4-6D88AAD2DB3C}">
      <dsp:nvSpPr>
        <dsp:cNvPr id="0" name=""/>
        <dsp:cNvSpPr/>
      </dsp:nvSpPr>
      <dsp:spPr>
        <a:xfrm>
          <a:off x="5191009" y="2179098"/>
          <a:ext cx="834151" cy="52968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Otros Profesionales De La Salud</a:t>
          </a:r>
        </a:p>
      </dsp:txBody>
      <dsp:txXfrm>
        <a:off x="5206523" y="2194612"/>
        <a:ext cx="803123" cy="49865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DA5373-3298-4C7A-90CA-BEDB05A980EE}">
      <dsp:nvSpPr>
        <dsp:cNvPr id="0" name=""/>
        <dsp:cNvSpPr/>
      </dsp:nvSpPr>
      <dsp:spPr>
        <a:xfrm>
          <a:off x="2322611" y="1179611"/>
          <a:ext cx="841176" cy="841176"/>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Rivalidad Entre Los Competidores Existentes</a:t>
          </a:r>
        </a:p>
      </dsp:txBody>
      <dsp:txXfrm>
        <a:off x="2445798" y="1302798"/>
        <a:ext cx="594802" cy="594802"/>
      </dsp:txXfrm>
    </dsp:sp>
    <dsp:sp modelId="{D5392E7E-CC84-487B-ACB4-60099C345FCD}">
      <dsp:nvSpPr>
        <dsp:cNvPr id="0" name=""/>
        <dsp:cNvSpPr/>
      </dsp:nvSpPr>
      <dsp:spPr>
        <a:xfrm rot="16200000">
          <a:off x="2653889" y="873157"/>
          <a:ext cx="178620" cy="286000"/>
        </a:xfrm>
        <a:prstGeom prst="leftArrow">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680682" y="957150"/>
        <a:ext cx="125034" cy="171600"/>
      </dsp:txXfrm>
    </dsp:sp>
    <dsp:sp modelId="{E4BCCCF3-9FCC-4B24-BE97-281268A0A8DC}">
      <dsp:nvSpPr>
        <dsp:cNvPr id="0" name=""/>
        <dsp:cNvSpPr/>
      </dsp:nvSpPr>
      <dsp:spPr>
        <a:xfrm>
          <a:off x="2322611" y="1416"/>
          <a:ext cx="841176" cy="841176"/>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Competidores Potenciales</a:t>
          </a:r>
        </a:p>
      </dsp:txBody>
      <dsp:txXfrm>
        <a:off x="2445798" y="124603"/>
        <a:ext cx="594802" cy="594802"/>
      </dsp:txXfrm>
    </dsp:sp>
    <dsp:sp modelId="{9DF983C0-A90C-40D5-917C-0CCBA3FD4E1A}">
      <dsp:nvSpPr>
        <dsp:cNvPr id="0" name=""/>
        <dsp:cNvSpPr/>
      </dsp:nvSpPr>
      <dsp:spPr>
        <a:xfrm>
          <a:off x="3237932" y="1457199"/>
          <a:ext cx="178620" cy="286000"/>
        </a:xfrm>
        <a:prstGeom prst="leftArrow">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3237932" y="1514399"/>
        <a:ext cx="125034" cy="171600"/>
      </dsp:txXfrm>
    </dsp:sp>
    <dsp:sp modelId="{88AE5F7F-7C10-4BD1-AB71-A267CFE7C82A}">
      <dsp:nvSpPr>
        <dsp:cNvPr id="0" name=""/>
        <dsp:cNvSpPr/>
      </dsp:nvSpPr>
      <dsp:spPr>
        <a:xfrm>
          <a:off x="3500807" y="1179611"/>
          <a:ext cx="841176" cy="841176"/>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Compradores</a:t>
          </a:r>
        </a:p>
      </dsp:txBody>
      <dsp:txXfrm>
        <a:off x="3623994" y="1302798"/>
        <a:ext cx="594802" cy="594802"/>
      </dsp:txXfrm>
    </dsp:sp>
    <dsp:sp modelId="{766F7CD2-5E6F-4B8E-86F1-CDF69C927837}">
      <dsp:nvSpPr>
        <dsp:cNvPr id="0" name=""/>
        <dsp:cNvSpPr/>
      </dsp:nvSpPr>
      <dsp:spPr>
        <a:xfrm rot="5400000">
          <a:off x="2653889" y="2041242"/>
          <a:ext cx="178620" cy="286000"/>
        </a:xfrm>
        <a:prstGeom prst="leftArrow">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680682" y="2071649"/>
        <a:ext cx="125034" cy="171600"/>
      </dsp:txXfrm>
    </dsp:sp>
    <dsp:sp modelId="{7DA880E4-474F-4750-982A-BA70061AA1F4}">
      <dsp:nvSpPr>
        <dsp:cNvPr id="0" name=""/>
        <dsp:cNvSpPr/>
      </dsp:nvSpPr>
      <dsp:spPr>
        <a:xfrm>
          <a:off x="2322611" y="2357807"/>
          <a:ext cx="841176" cy="841176"/>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Sustitutos</a:t>
          </a:r>
        </a:p>
      </dsp:txBody>
      <dsp:txXfrm>
        <a:off x="2445798" y="2480994"/>
        <a:ext cx="594802" cy="594802"/>
      </dsp:txXfrm>
    </dsp:sp>
    <dsp:sp modelId="{AA51A4BC-07CC-4667-A1CF-4FFB0E448607}">
      <dsp:nvSpPr>
        <dsp:cNvPr id="0" name=""/>
        <dsp:cNvSpPr/>
      </dsp:nvSpPr>
      <dsp:spPr>
        <a:xfrm rot="10800000">
          <a:off x="2069847" y="1457199"/>
          <a:ext cx="178620" cy="286000"/>
        </a:xfrm>
        <a:prstGeom prst="leftArrow">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10800000">
        <a:off x="2123433" y="1514399"/>
        <a:ext cx="125034" cy="171600"/>
      </dsp:txXfrm>
    </dsp:sp>
    <dsp:sp modelId="{BAE74C2C-DA26-44E9-A522-1D893987DDB9}">
      <dsp:nvSpPr>
        <dsp:cNvPr id="0" name=""/>
        <dsp:cNvSpPr/>
      </dsp:nvSpPr>
      <dsp:spPr>
        <a:xfrm>
          <a:off x="1144416" y="1179611"/>
          <a:ext cx="841176" cy="841176"/>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Proveedores</a:t>
          </a:r>
        </a:p>
      </dsp:txBody>
      <dsp:txXfrm>
        <a:off x="1267603" y="1302798"/>
        <a:ext cx="594802" cy="59480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B920F6-FBF1-4A62-81A4-133F268BB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40</Pages>
  <Words>9152</Words>
  <Characters>52172</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61202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wpoch</dc:creator>
  <cp:lastModifiedBy>Nombre de usuario</cp:lastModifiedBy>
  <cp:revision>49</cp:revision>
  <dcterms:created xsi:type="dcterms:W3CDTF">2010-06-01T18:37:00Z</dcterms:created>
  <dcterms:modified xsi:type="dcterms:W3CDTF">2010-07-20T12:27:00Z</dcterms:modified>
</cp:coreProperties>
</file>